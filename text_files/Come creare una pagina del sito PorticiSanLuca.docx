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494E9A12" w:rsidR="005768C3" w:rsidRPr="005768C3" w:rsidRDefault="00613B7A" w:rsidP="00467EFF">
      <w:pPr>
        <w:pStyle w:val="Titolo1"/>
      </w:pPr>
      <w:r>
        <w:t xml:space="preserve">Come creare una pagina del sito </w:t>
      </w:r>
      <w:proofErr w:type="spellStart"/>
      <w:r>
        <w:t>PorticiSanLuca</w:t>
      </w:r>
      <w:proofErr w:type="spellEnd"/>
      <w:r>
        <w:t xml:space="preserve"> </w:t>
      </w:r>
    </w:p>
    <w:p w14:paraId="2CE5575E" w14:textId="77777777" w:rsidR="0068196E" w:rsidRDefault="00613B7A" w:rsidP="005768C3">
      <w:r>
        <w:t>La creazione di</w:t>
      </w:r>
      <w:r w:rsidR="005768C3" w:rsidRPr="005768C3">
        <w:t xml:space="preserve"> una pagina nel sito </w:t>
      </w:r>
      <w:proofErr w:type="spellStart"/>
      <w:r w:rsidR="005768C3" w:rsidRPr="005768C3">
        <w:t>PorticiSanLuca</w:t>
      </w:r>
      <w:proofErr w:type="spellEnd"/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120BB981" w:rsidR="0068196E" w:rsidRDefault="0068196E" w:rsidP="005768C3">
      <w:r>
        <w:t xml:space="preserve">In questo documento la pagina che creiamo si chiama </w:t>
      </w:r>
      <w:proofErr w:type="spellStart"/>
      <w:r w:rsidR="00E03CF0">
        <w:rPr>
          <w:b/>
          <w:bCs/>
        </w:rPr>
        <w:t>arcoxy</w:t>
      </w:r>
      <w:proofErr w:type="spellEnd"/>
      <w:r>
        <w:t>.</w:t>
      </w:r>
    </w:p>
    <w:p w14:paraId="30603026" w14:textId="44A0A570" w:rsidR="0068196E" w:rsidRDefault="0068196E" w:rsidP="005768C3">
      <w:r>
        <w:t>Vediamo i loro compiti.</w:t>
      </w:r>
    </w:p>
    <w:p w14:paraId="7C479CC4" w14:textId="3D2F54FF" w:rsidR="00B85D29" w:rsidRDefault="00B85D29" w:rsidP="00B85D29">
      <w:pPr>
        <w:pStyle w:val="Titolo2"/>
      </w:pPr>
      <w:r>
        <w:t>Recupero informazioni ed immagini</w:t>
      </w:r>
    </w:p>
    <w:p w14:paraId="1232CBD7" w14:textId="0FC48F25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E03CF0">
        <w:rPr>
          <w:b/>
          <w:bCs/>
        </w:rPr>
        <w:t>arcoxy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500ED955" w14:textId="0D690FEF" w:rsidR="00F93130" w:rsidRDefault="00F93130" w:rsidP="005768C3">
      <w:r>
        <w:t xml:space="preserve">Verrà creato un documento word </w:t>
      </w:r>
      <w:r w:rsidR="00E03CF0">
        <w:rPr>
          <w:b/>
          <w:bCs/>
        </w:rPr>
        <w:t>arcoxy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  <w:r>
        <w:br/>
        <w:t>Se vengono inserite immagini nel documento, queste dovranno essere salvate anche in formato .jpg per poterle caricare nella pagina HTML (pagina web del sito).</w:t>
      </w:r>
      <w:r w:rsidR="0060206E">
        <w:t xml:space="preserve"> I nomi di tali immagini possibilmente avranno un nome </w:t>
      </w:r>
      <w:r w:rsidR="00E03CF0">
        <w:t>arcoxy</w:t>
      </w:r>
      <w:r w:rsidR="0060206E">
        <w:t xml:space="preserve">xx.jpg con xx numerico 00 che rispetta la sequenza di comparizione nella pagina. </w:t>
      </w:r>
      <w:proofErr w:type="gramStart"/>
      <w:r w:rsidR="0060206E">
        <w:t>E’</w:t>
      </w:r>
      <w:proofErr w:type="gramEnd"/>
      <w:r w:rsidR="0060206E">
        <w:t xml:space="preserve"> previsto l’inserimento massino di 5 immagini.</w:t>
      </w:r>
      <w:r w:rsidR="0060206E">
        <w:br/>
      </w:r>
      <w:r w:rsidR="0060206E">
        <w:br/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>
        <w:br/>
      </w:r>
      <w:r>
        <w:br/>
      </w:r>
      <w:r w:rsidR="0060206E"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55FD1544" w:rsidR="00B85D29" w:rsidRDefault="0060206E" w:rsidP="005768C3">
      <w:r>
        <w:t xml:space="preserve">Il documento word </w:t>
      </w:r>
      <w:proofErr w:type="spellStart"/>
      <w:proofErr w:type="gramStart"/>
      <w:r w:rsidR="00E03CF0">
        <w:t>arcoxy</w:t>
      </w:r>
      <w:r>
        <w:t>.docs</w:t>
      </w:r>
      <w:proofErr w:type="spellEnd"/>
      <w:proofErr w:type="gramEnd"/>
      <w:r>
        <w:t xml:space="preserve"> e le </w:t>
      </w:r>
      <w:r w:rsidR="00B85D29">
        <w:t>foto / immagini saranno usate durante la fase di creazione della pagina HTML.</w:t>
      </w:r>
    </w:p>
    <w:p w14:paraId="23AAB4A0" w14:textId="77777777" w:rsidR="00B85D29" w:rsidRDefault="00B85D29">
      <w:r>
        <w:br w:type="page"/>
      </w:r>
    </w:p>
    <w:p w14:paraId="25883B64" w14:textId="77777777" w:rsidR="00F93130" w:rsidRDefault="00F93130" w:rsidP="005768C3"/>
    <w:p w14:paraId="687F9539" w14:textId="169AEEFD" w:rsidR="00613B7A" w:rsidRDefault="00613B7A" w:rsidP="00B85D29">
      <w:pPr>
        <w:pStyle w:val="Titolo2"/>
      </w:pPr>
      <w:r>
        <w:br/>
      </w:r>
      <w:r w:rsidR="00B85D29">
        <w:t>Processo di creazione della pagina</w:t>
      </w:r>
    </w:p>
    <w:p w14:paraId="50884CC7" w14:textId="0CD45BAE" w:rsidR="00613B7A" w:rsidRDefault="00B85D29" w:rsidP="00B85D29">
      <w:pPr>
        <w:pStyle w:val="Titolo3"/>
      </w:pPr>
      <w:r>
        <w:t>Salvataggio del sito</w:t>
      </w:r>
    </w:p>
    <w:p w14:paraId="4FE3DFF4" w14:textId="5B9E8A2F" w:rsidR="00770D34" w:rsidRDefault="00613B7A" w:rsidP="005768C3">
      <w:r>
        <w:t xml:space="preserve">L’inserimento di una nuova pagina comporta la modifica del codice e quindi </w:t>
      </w:r>
      <w:proofErr w:type="gramStart"/>
      <w:r w:rsidR="00B85D29">
        <w:t xml:space="preserve">è  </w:t>
      </w:r>
      <w:r w:rsidR="00770D34" w:rsidRPr="00770D34">
        <w:rPr>
          <w:b/>
          <w:bCs/>
        </w:rPr>
        <w:t>IMPORTANTE</w:t>
      </w:r>
      <w:proofErr w:type="gramEnd"/>
      <w:r w:rsidR="00F049E6">
        <w:t xml:space="preserve"> eseguire, d</w:t>
      </w:r>
      <w:r w:rsidR="00770D34">
        <w:t xml:space="preserve">a </w:t>
      </w:r>
      <w:proofErr w:type="spellStart"/>
      <w:r w:rsidR="00770D34" w:rsidRPr="00F049E6">
        <w:rPr>
          <w:b/>
          <w:bCs/>
        </w:rPr>
        <w:t>gitHub</w:t>
      </w:r>
      <w:proofErr w:type="spellEnd"/>
      <w:r w:rsidR="00770D34" w:rsidRPr="00F049E6">
        <w:rPr>
          <w:b/>
          <w:bCs/>
        </w:rPr>
        <w:t xml:space="preserve"> web</w:t>
      </w:r>
      <w:r w:rsidR="00F049E6">
        <w:t xml:space="preserve">, </w:t>
      </w:r>
      <w:r w:rsidR="00770D34">
        <w:t xml:space="preserve">il salvataggio in formato zip del sito </w:t>
      </w:r>
      <w:r w:rsidR="00F049E6">
        <w:t>con un suffisso</w:t>
      </w:r>
      <w:r w:rsidR="00770D34">
        <w:t xml:space="preserve"> _x per avere sempre </w:t>
      </w:r>
      <w:r w:rsidR="00F049E6">
        <w:t xml:space="preserve">a disposizione </w:t>
      </w:r>
      <w:r w:rsidR="00770D34">
        <w:t xml:space="preserve">diverse versioni ove x può essere 1.2.3. o a,b,c </w:t>
      </w:r>
    </w:p>
    <w:p w14:paraId="0DD15996" w14:textId="6C281752" w:rsidR="005768C3" w:rsidRPr="005768C3" w:rsidRDefault="00770D34" w:rsidP="005768C3">
      <w:r>
        <w:br/>
      </w:r>
      <w:r w:rsidR="00753B51">
        <w:t>Se non specificato per intero</w:t>
      </w:r>
      <w:r w:rsidR="00F049E6">
        <w:t>,</w:t>
      </w:r>
      <w:r w:rsidR="00753B51">
        <w:t xml:space="preserve"> le directory sono relative alla radice </w:t>
      </w:r>
      <w:r w:rsidR="00753B51" w:rsidRPr="00753B51">
        <w:rPr>
          <w:b/>
          <w:bCs/>
        </w:rPr>
        <w:t>C:\Users\User\Documents\GitHub\PorticiSanLuca</w:t>
      </w:r>
    </w:p>
    <w:p w14:paraId="5F2F52BB" w14:textId="63DFC21C" w:rsidR="00F049E6" w:rsidRDefault="00F049E6" w:rsidP="00F049E6">
      <w:pPr>
        <w:pStyle w:val="Titolo3"/>
      </w:pPr>
      <w:r>
        <w:t>Disamina del materiale ricevuto</w:t>
      </w:r>
    </w:p>
    <w:p w14:paraId="33667FE6" w14:textId="5913945B" w:rsidR="005768C3" w:rsidRPr="005768C3" w:rsidRDefault="005768C3" w:rsidP="00753B51">
      <w:pPr>
        <w:pStyle w:val="Paragrafoelenco"/>
        <w:numPr>
          <w:ilvl w:val="0"/>
          <w:numId w:val="4"/>
        </w:numPr>
      </w:pPr>
      <w:r>
        <w:t>R</w:t>
      </w:r>
      <w:r w:rsidRPr="005768C3">
        <w:t>icevo dai collaboratori i seguenti documenti:</w:t>
      </w:r>
    </w:p>
    <w:p w14:paraId="78AEB221" w14:textId="2FCF4A8C" w:rsidR="005768C3" w:rsidRPr="005768C3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:\Users\User\Documents\GitHub\PorticiSanLuca\DOCS_DA_CONVERTIRE</w:t>
      </w:r>
      <w:r>
        <w:t xml:space="preserve"> </w:t>
      </w:r>
      <w:r w:rsidRPr="005768C3">
        <w:t>chiamando il documento ricevuto ARCOXY.docx</w:t>
      </w:r>
    </w:p>
    <w:p w14:paraId="0EEA7449" w14:textId="77777777" w:rsidR="00D91373" w:rsidRDefault="005768C3" w:rsidP="000C46C1">
      <w:pPr>
        <w:pStyle w:val="Paragrafoelenco"/>
        <w:numPr>
          <w:ilvl w:val="1"/>
          <w:numId w:val="4"/>
        </w:numPr>
      </w:pPr>
      <w:r w:rsidRPr="005768C3">
        <w:t xml:space="preserve">le immagini che sono presenti nel documento in formato jpg e saranno temporaneamente messe in </w:t>
      </w:r>
      <w:r w:rsidRPr="000C46C1">
        <w:rPr>
          <w:b/>
          <w:bCs/>
        </w:rPr>
        <w:t xml:space="preserve">\public\images\ </w:t>
      </w:r>
      <w:r w:rsidRPr="005768C3">
        <w:t xml:space="preserve">col nome </w:t>
      </w:r>
      <w:r w:rsidRPr="000C46C1">
        <w:rPr>
          <w:b/>
          <w:bCs/>
        </w:rPr>
        <w:t>ARCOXYnn.jpg</w:t>
      </w:r>
      <w:r w:rsidRPr="005768C3">
        <w:t xml:space="preserve"> (</w:t>
      </w:r>
      <w:proofErr w:type="spellStart"/>
      <w:r w:rsidRPr="005768C3">
        <w:t>nn</w:t>
      </w:r>
      <w:proofErr w:type="spellEnd"/>
      <w:r w:rsidRPr="005768C3">
        <w:t xml:space="preserve"> progressivo immagine in apparizione nella pagina)</w:t>
      </w:r>
      <w:r w:rsidR="009D04DF">
        <w:t xml:space="preserve"> e deve avere un numero</w:t>
      </w:r>
      <w:r w:rsidR="00A955B5">
        <w:t xml:space="preserve"> 00, 01,02…</w:t>
      </w:r>
    </w:p>
    <w:p w14:paraId="57A9212D" w14:textId="5D55550F" w:rsidR="00D91373" w:rsidRDefault="00D91373" w:rsidP="00D91373">
      <w:pPr>
        <w:pStyle w:val="Titolo3"/>
      </w:pPr>
      <w:r>
        <w:t>Identificazione delle coordinate GPS</w:t>
      </w:r>
    </w:p>
    <w:p w14:paraId="711DA5EE" w14:textId="2DAD11AB" w:rsidR="000C46C1" w:rsidRDefault="00D91373" w:rsidP="00D91373">
      <w:r>
        <w:t>U</w:t>
      </w:r>
      <w:r w:rsidR="005768C3" w:rsidRPr="005768C3">
        <w:t xml:space="preserve">na di queste immagini potrebbe essere quella che viene usata per il </w:t>
      </w:r>
      <w:r w:rsidR="005768C3">
        <w:t xml:space="preserve">GPS </w:t>
      </w:r>
      <w:r w:rsidR="005768C3" w:rsidRPr="005768C3">
        <w:t xml:space="preserve">e quindi la copiamo in </w:t>
      </w:r>
      <w:proofErr w:type="gramStart"/>
      <w:r w:rsidR="009D04DF" w:rsidRPr="00D91373">
        <w:rPr>
          <w:b/>
          <w:bCs/>
        </w:rPr>
        <w:t>arcoxy</w:t>
      </w:r>
      <w:r w:rsidR="005768C3" w:rsidRPr="00D91373">
        <w:rPr>
          <w:b/>
          <w:bCs/>
        </w:rPr>
        <w:t>.jpg</w:t>
      </w:r>
      <w:r w:rsidR="005768C3" w:rsidRPr="005768C3">
        <w:t xml:space="preserve"> </w:t>
      </w:r>
      <w:r w:rsidR="00F049E6">
        <w:t>,</w:t>
      </w:r>
      <w:proofErr w:type="gramEnd"/>
      <w:r w:rsidR="00F049E6">
        <w:t xml:space="preserve"> se non già presente nel gruppo delle foto, </w:t>
      </w:r>
      <w:r w:rsidR="00A955B5">
        <w:t xml:space="preserve">senza </w:t>
      </w:r>
      <w:proofErr w:type="gramStart"/>
      <w:r w:rsidR="00A955B5">
        <w:t>numero  ed</w:t>
      </w:r>
      <w:proofErr w:type="gramEnd"/>
      <w:r w:rsidR="00A955B5">
        <w:t xml:space="preserve"> in minuscolo. </w:t>
      </w:r>
    </w:p>
    <w:p w14:paraId="508FE89C" w14:textId="401B666E" w:rsidR="00F75C9C" w:rsidRDefault="000C46C1" w:rsidP="00D91373">
      <w:r>
        <w:t>Tramite questa foto possiamo</w:t>
      </w:r>
      <w:r w:rsidR="005768C3" w:rsidRPr="005768C3">
        <w:t xml:space="preserve"> creare </w:t>
      </w:r>
      <w:r w:rsidR="00753B51" w:rsidRPr="005768C3">
        <w:t>una riga</w:t>
      </w:r>
      <w:r w:rsidR="005768C3" w:rsidRPr="005768C3">
        <w:t xml:space="preserve"> nella tabella ARCO_LOCATIONS</w:t>
      </w:r>
      <w:r>
        <w:t>, presente in main.js.</w:t>
      </w:r>
      <w:r w:rsidR="002C486E">
        <w:br/>
        <w:t>S</w:t>
      </w:r>
      <w:r w:rsidR="002C486E" w:rsidRPr="002C486E">
        <w:t xml:space="preserve">e la foto originale scattata in loco </w:t>
      </w:r>
      <w:r w:rsidR="002C486E" w:rsidRPr="002C486E">
        <w:rPr>
          <w:b/>
          <w:bCs/>
        </w:rPr>
        <w:t>non è già</w:t>
      </w:r>
      <w:r w:rsidR="002C486E" w:rsidRPr="002C486E">
        <w:t xml:space="preserve"> arcoxy.jpg, deve essere rinominata e copiata in \public\images\ </w:t>
      </w:r>
      <w:r w:rsidR="002C486E" w:rsidRPr="002C486E">
        <w:rPr>
          <w:b/>
          <w:bCs/>
        </w:rPr>
        <w:t>PRIMA</w:t>
      </w:r>
      <w:r w:rsidR="002C486E" w:rsidRPr="002C486E">
        <w:t xml:space="preserve"> di eseguire get_coords_from_img.bat</w:t>
      </w:r>
      <w:r>
        <w:br/>
      </w:r>
      <w:proofErr w:type="gramStart"/>
      <w:r w:rsidR="00F75C9C">
        <w:t>Dalla root</w:t>
      </w:r>
      <w:proofErr w:type="gramEnd"/>
      <w:r w:rsidR="00F75C9C">
        <w:t xml:space="preserve"> del sito usiamo la procedura </w:t>
      </w:r>
      <w:r w:rsidR="00F75C9C" w:rsidRPr="00F75C9C">
        <w:rPr>
          <w:b/>
          <w:bCs/>
        </w:rPr>
        <w:t>get_coords_from_img.bat</w:t>
      </w:r>
      <w:r w:rsidR="00F75C9C" w:rsidRPr="00F75C9C">
        <w:t xml:space="preserve"> </w:t>
      </w:r>
      <w:r w:rsidR="00F75C9C">
        <w:t xml:space="preserve">che richiama il codice </w:t>
      </w:r>
      <w:proofErr w:type="spellStart"/>
      <w:r w:rsidR="00F75C9C">
        <w:t>python</w:t>
      </w:r>
      <w:proofErr w:type="spellEnd"/>
      <w:r w:rsidR="00F75C9C">
        <w:t xml:space="preserve"> </w:t>
      </w:r>
      <w:r w:rsidR="00F75C9C" w:rsidRPr="00F75C9C">
        <w:rPr>
          <w:b/>
          <w:bCs/>
        </w:rPr>
        <w:t>extract_gps.py</w:t>
      </w:r>
      <w:r w:rsidR="00F75C9C">
        <w:t>.</w:t>
      </w:r>
    </w:p>
    <w:p w14:paraId="42D4510C" w14:textId="77777777" w:rsidR="002F6290" w:rsidRDefault="002F6290">
      <w:r>
        <w:br w:type="page"/>
      </w:r>
    </w:p>
    <w:p w14:paraId="1AB9405B" w14:textId="2A601362" w:rsidR="002F6290" w:rsidRDefault="00F75C9C" w:rsidP="002F6290">
      <w:r>
        <w:lastRenderedPageBreak/>
        <w:t>La procedura eseguita a terminale produce in output le coordinate. Vedi un esempio:</w:t>
      </w:r>
      <w:r w:rsidR="00D91373">
        <w:br/>
      </w:r>
      <w:r w:rsidR="002F6290">
        <w:t>C:\Users\User\Documents\GitHub\PorticiSanLuca&gt;</w:t>
      </w:r>
      <w:r w:rsidR="002F6290" w:rsidRPr="002F6290">
        <w:rPr>
          <w:b/>
          <w:bCs/>
        </w:rPr>
        <w:t>get_coords_from_img.bat</w:t>
      </w:r>
    </w:p>
    <w:p w14:paraId="5D240331" w14:textId="77777777" w:rsidR="002F6290" w:rsidRDefault="002F6290" w:rsidP="002F6290">
      <w:r>
        <w:t>=========================================================</w:t>
      </w:r>
    </w:p>
    <w:p w14:paraId="499B583A" w14:textId="051DE74A" w:rsidR="002F6290" w:rsidRDefault="002F6290" w:rsidP="002F6290">
      <w:proofErr w:type="gramStart"/>
      <w:r>
        <w:t>­</w:t>
      </w:r>
      <w:r w:rsidR="005E1C7C">
        <w:t xml:space="preserve"> </w:t>
      </w:r>
      <w:r>
        <w:t xml:space="preserve"> ESTRAZIONE</w:t>
      </w:r>
      <w:proofErr w:type="gramEnd"/>
      <w:r>
        <w:t xml:space="preserve"> COORDINATE GPS DA IMMAGINE CHIAVE</w:t>
      </w:r>
    </w:p>
    <w:p w14:paraId="67947259" w14:textId="77777777" w:rsidR="002F6290" w:rsidRDefault="002F6290" w:rsidP="002F6290">
      <w:r>
        <w:t>=========================================================</w:t>
      </w:r>
    </w:p>
    <w:p w14:paraId="44F3B2E6" w14:textId="77777777" w:rsidR="002F6290" w:rsidRDefault="002F6290" w:rsidP="002F6290"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5422F0FA" w14:textId="77777777" w:rsidR="002F6290" w:rsidRDefault="002F6290" w:rsidP="002F6290">
      <w:r>
        <w:t>2. Cattura delle coordinate...</w:t>
      </w:r>
    </w:p>
    <w:p w14:paraId="6205015F" w14:textId="13D8BDDE" w:rsidR="002F6290" w:rsidRDefault="005E1C7C" w:rsidP="002F6290">
      <w:r>
        <w:t xml:space="preserve">   </w:t>
      </w:r>
      <w:r w:rsidR="002F6290">
        <w:t>Coordinate estratte con successo:</w:t>
      </w:r>
    </w:p>
    <w:p w14:paraId="75128063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LAT: 44.500664</w:t>
      </w:r>
    </w:p>
    <w:p w14:paraId="61D43EDD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LON: 11.340769</w:t>
      </w:r>
    </w:p>
    <w:p w14:paraId="7E8F2340" w14:textId="12B44FA4" w:rsidR="00F75C9C" w:rsidRDefault="002F6290" w:rsidP="002F6290">
      <w:r>
        <w:t>Copia e incolla questi valori nello script add_arcoxy.bat.</w:t>
      </w:r>
    </w:p>
    <w:p w14:paraId="19C2A389" w14:textId="77777777" w:rsidR="005E1C7C" w:rsidRDefault="002F6290" w:rsidP="005E1C7C">
      <w:r w:rsidRPr="005E1C7C">
        <w:rPr>
          <w:b/>
          <w:bCs/>
        </w:rPr>
        <w:t>Attenzione</w:t>
      </w:r>
      <w:r>
        <w:t xml:space="preserve">: la procedura add_arcoxy.bat verrà creata in seguito e quindi conservate queste coordinate che andrete a copiare quando </w:t>
      </w:r>
      <w:r w:rsidR="005E1C7C">
        <w:t xml:space="preserve">viene creata </w:t>
      </w:r>
      <w:proofErr w:type="gramStart"/>
      <w:r w:rsidR="005E1C7C" w:rsidRPr="005E1C7C">
        <w:rPr>
          <w:b/>
          <w:bCs/>
        </w:rPr>
        <w:t>add_arcoxy.bat</w:t>
      </w:r>
      <w:r w:rsidR="005E1C7C">
        <w:t xml:space="preserve"> .</w:t>
      </w:r>
      <w:proofErr w:type="gramEnd"/>
      <w:r w:rsidR="000C46C1">
        <w:br/>
      </w:r>
      <w:r w:rsidR="005E1C7C">
        <w:t xml:space="preserve">In add_arcoxy.bat alle seguenti riga copiate le due righe generate al </w:t>
      </w:r>
      <w:proofErr w:type="gramStart"/>
      <w:r w:rsidR="005E1C7C">
        <w:t>posto  di</w:t>
      </w:r>
      <w:proofErr w:type="gramEnd"/>
      <w:r w:rsidR="005E1C7C">
        <w:t xml:space="preserve"> quelle presenti:</w:t>
      </w:r>
      <w:r w:rsidR="005E1C7C">
        <w:br/>
      </w:r>
      <w:r w:rsidR="005E1C7C">
        <w:br/>
        <w:t>:: --- CONFIGURAZIONE PAGINA (MODIFICARE MANUALMENTE) ---</w:t>
      </w:r>
    </w:p>
    <w:p w14:paraId="5B088FFE" w14:textId="77777777" w:rsidR="005E1C7C" w:rsidRDefault="005E1C7C" w:rsidP="005E1C7C">
      <w:r>
        <w:t>SET "PAGE_ID=</w:t>
      </w:r>
      <w:proofErr w:type="spellStart"/>
      <w:r>
        <w:t>arcoxy</w:t>
      </w:r>
      <w:proofErr w:type="spellEnd"/>
      <w:r>
        <w:t>"</w:t>
      </w:r>
    </w:p>
    <w:p w14:paraId="7288D937" w14:textId="77777777" w:rsidR="005E1C7C" w:rsidRDefault="005E1C7C" w:rsidP="005E1C7C">
      <w:r>
        <w:t>SET "NAV_KEY_ID=</w:t>
      </w:r>
      <w:proofErr w:type="spellStart"/>
      <w:r>
        <w:t>navarcoxy</w:t>
      </w:r>
      <w:proofErr w:type="spellEnd"/>
      <w:r>
        <w:t>"</w:t>
      </w:r>
    </w:p>
    <w:p w14:paraId="0701F9F0" w14:textId="77777777" w:rsidR="005E1C7C" w:rsidRDefault="005E1C7C" w:rsidP="005E1C7C">
      <w:r>
        <w:t>SET "PAGE_TITLE_IT=Il mio nuovo POI"</w:t>
      </w:r>
    </w:p>
    <w:p w14:paraId="71DE0F7A" w14:textId="77777777" w:rsidR="005E1C7C" w:rsidRPr="005E1C7C" w:rsidRDefault="005E1C7C" w:rsidP="005E1C7C">
      <w:r w:rsidRPr="005E1C7C">
        <w:t>SET "LAT=</w:t>
      </w:r>
      <w:r w:rsidRPr="005E1C7C">
        <w:rPr>
          <w:b/>
          <w:bCs/>
        </w:rPr>
        <w:t>44.50085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6F04AA5D" w14:textId="77777777" w:rsidR="005E1C7C" w:rsidRPr="005E1C7C" w:rsidRDefault="005E1C7C" w:rsidP="005E1C7C">
      <w:r w:rsidRPr="005E1C7C">
        <w:t>SET "LON=</w:t>
      </w:r>
      <w:r w:rsidRPr="005E1C7C">
        <w:rPr>
          <w:b/>
          <w:bCs/>
        </w:rPr>
        <w:t>11.33610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72CCEF11" w14:textId="2108931F" w:rsidR="000C46C1" w:rsidRDefault="005E1C7C" w:rsidP="005E1C7C">
      <w:r>
        <w:t>SET "DISTANCE=50"</w:t>
      </w:r>
    </w:p>
    <w:p w14:paraId="7C74C0DC" w14:textId="672CC568" w:rsidR="00D91373" w:rsidRDefault="00D91373" w:rsidP="00D91373">
      <w:pPr>
        <w:pStyle w:val="Titolo3"/>
      </w:pPr>
      <w:r>
        <w:t xml:space="preserve">Disamina del documento word </w:t>
      </w:r>
      <w:proofErr w:type="spellStart"/>
      <w:proofErr w:type="gramStart"/>
      <w:r w:rsidR="00E03CF0">
        <w:t>arcoxy</w:t>
      </w:r>
      <w:r>
        <w:t>.doxs</w:t>
      </w:r>
      <w:proofErr w:type="spellEnd"/>
      <w:proofErr w:type="gramEnd"/>
    </w:p>
    <w:p w14:paraId="33BFE7C5" w14:textId="2EAF024C" w:rsidR="00D91373" w:rsidRDefault="00D91373" w:rsidP="00D91373">
      <w:r>
        <w:t>Le operazioni sono le seguenti:</w:t>
      </w:r>
    </w:p>
    <w:p w14:paraId="06A856E4" w14:textId="6E906001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separazione in vari blocchi sulla base delle immagini inserite nel documento .docx salvati come it_ARCOXY_</w:t>
      </w:r>
      <w:proofErr w:type="gramStart"/>
      <w:r w:rsidRPr="005768C3">
        <w:t>mainText[</w:t>
      </w:r>
      <w:proofErr w:type="gramEnd"/>
      <w:r w:rsidRPr="005768C3">
        <w:t>,1,2,3,4,5].docx in DOCS_DA_CONVERTIRE</w:t>
      </w:r>
    </w:p>
    <w:p w14:paraId="4B3B8F60" w14:textId="77777777" w:rsidR="009D04DF" w:rsidRDefault="00753B51" w:rsidP="00D91373">
      <w:pPr>
        <w:pStyle w:val="Paragrafoelenco"/>
        <w:numPr>
          <w:ilvl w:val="0"/>
          <w:numId w:val="8"/>
        </w:numPr>
      </w:pPr>
      <w:r>
        <w:t>Vediamo come convertire da docx ad HTML</w:t>
      </w:r>
    </w:p>
    <w:p w14:paraId="1B3E33B3" w14:textId="46F82F0A" w:rsidR="005768C3" w:rsidRPr="005768C3" w:rsidRDefault="005768C3" w:rsidP="00D91373">
      <w:pPr>
        <w:pStyle w:val="Paragrafoelenco"/>
        <w:numPr>
          <w:ilvl w:val="1"/>
          <w:numId w:val="8"/>
        </w:numPr>
      </w:pPr>
      <w:r w:rsidRPr="005768C3">
        <w:t>Se prevediamo che non ci sono paragrafi che richiedono tag di formattazione come &lt;ul&gt; , &lt;strong&gt; possiamo usare la procedura "</w:t>
      </w:r>
      <w:r w:rsidRPr="009D04DF">
        <w:rPr>
          <w:b/>
          <w:bCs/>
        </w:rPr>
        <w:t>docx_to_html_base.py</w:t>
      </w:r>
      <w:r w:rsidRPr="005768C3">
        <w:t>" presente nella radice per progetto che utilizza la directory "DOCS_DA_CONVERTIRE" e li salva in "text_files"</w:t>
      </w:r>
    </w:p>
    <w:p w14:paraId="36F90735" w14:textId="0B2D60CF" w:rsidR="005768C3" w:rsidRPr="005768C3" w:rsidRDefault="00753B51" w:rsidP="00D91373">
      <w:pPr>
        <w:pStyle w:val="Paragrafoelenco"/>
        <w:numPr>
          <w:ilvl w:val="1"/>
          <w:numId w:val="8"/>
        </w:numPr>
      </w:pPr>
      <w:r>
        <w:t xml:space="preserve">In alternativa </w:t>
      </w:r>
      <w:r w:rsidR="005768C3" w:rsidRPr="005768C3">
        <w:t xml:space="preserve">se il blocco contiene liste, evidenziazioni in grassetto, corsivo allora copia ed incolla del blocco it_ARCOXY_mainText[,1,2,3,4,5].docx </w:t>
      </w:r>
      <w:r w:rsidR="005768C3" w:rsidRPr="005768C3">
        <w:lastRenderedPageBreak/>
        <w:t>all'interno della pagina web WordtoHtml e ottengo i file HTML che salvo con il nome it_ARCOXY_mainText[,1,2,3,4,5].html in text_files</w:t>
      </w:r>
    </w:p>
    <w:p w14:paraId="0A964071" w14:textId="77777777" w:rsidR="005768C3" w:rsidRPr="005768C3" w:rsidRDefault="005768C3" w:rsidP="005768C3"/>
    <w:p w14:paraId="59D85351" w14:textId="467016D3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dobbiamo pulire tutti gli html creati dai caratteri che fanno fallire il caricamento dei file json</w:t>
      </w:r>
      <w:r w:rsidR="009D04DF">
        <w:t xml:space="preserve"> </w:t>
      </w:r>
      <w:r w:rsidRPr="005768C3">
        <w:t xml:space="preserve">e usiamo la </w:t>
      </w:r>
      <w:r w:rsidR="009D04DF">
        <w:t>procedura</w:t>
      </w:r>
      <w:r w:rsidRPr="005768C3">
        <w:t xml:space="preserve"> "</w:t>
      </w:r>
      <w:r w:rsidRPr="009D04DF">
        <w:rPr>
          <w:b/>
          <w:bCs/>
        </w:rPr>
        <w:t>text_files\htmltojson.bat</w:t>
      </w:r>
      <w:r w:rsidRPr="005768C3">
        <w:t>" per richiamare il codice python "</w:t>
      </w:r>
      <w:r w:rsidRPr="009D04DF">
        <w:rPr>
          <w:b/>
          <w:bCs/>
        </w:rPr>
        <w:t>text_files\sanitize_text.py</w:t>
      </w:r>
      <w:r w:rsidRPr="005768C3">
        <w:t xml:space="preserve">" e questa </w:t>
      </w:r>
      <w:r w:rsidR="00A955B5">
        <w:t>python</w:t>
      </w:r>
      <w:r w:rsidRPr="005768C3">
        <w:t xml:space="preserve"> legge tutti files .html contenuti nella directory text_files e crea i relativi .txt</w:t>
      </w:r>
    </w:p>
    <w:p w14:paraId="06241A1C" w14:textId="77777777" w:rsidR="00874390" w:rsidRPr="00467EFF" w:rsidRDefault="00874390" w:rsidP="00874390">
      <w:pPr>
        <w:pStyle w:val="Titolo3"/>
        <w:rPr>
          <w:rFonts w:eastAsiaTheme="minorHAnsi" w:cstheme="minorBidi"/>
          <w:b/>
          <w:bCs/>
          <w:color w:val="auto"/>
          <w:sz w:val="24"/>
          <w:szCs w:val="24"/>
        </w:rPr>
      </w:pPr>
      <w:r w:rsidRPr="00467EFF">
        <w:rPr>
          <w:rStyle w:val="Titolo2Carattere"/>
        </w:rPr>
        <w:t>Nuovo workflow 20251122</w:t>
      </w:r>
      <w:r>
        <w:br/>
      </w:r>
      <w:r>
        <w:br/>
      </w:r>
      <w:r w:rsidRPr="00467EFF">
        <w:rPr>
          <w:rFonts w:eastAsiaTheme="minorHAnsi" w:cstheme="minorBidi"/>
          <w:b/>
          <w:bCs/>
          <w:color w:val="auto"/>
          <w:sz w:val="24"/>
          <w:szCs w:val="24"/>
        </w:rPr>
        <w:t xml:space="preserve">1. </w:t>
      </w:r>
      <w:r w:rsidRPr="00467EFF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</w:rPr>
        <w:t>🖼️</w:t>
      </w:r>
      <w:r w:rsidRPr="00467EFF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r w:rsidRPr="00467EFF">
        <w:t>Estrazione Immagini (Python Separato)</w:t>
      </w:r>
    </w:p>
    <w:p w14:paraId="320A4A03" w14:textId="77777777" w:rsidR="00874390" w:rsidRPr="00467EFF" w:rsidRDefault="00874390" w:rsidP="00874390">
      <w:pPr>
        <w:numPr>
          <w:ilvl w:val="0"/>
          <w:numId w:val="11"/>
        </w:numPr>
      </w:pPr>
      <w:r w:rsidRPr="00467EFF">
        <w:rPr>
          <w:b/>
          <w:bCs/>
        </w:rPr>
        <w:t>Azione:</w:t>
      </w:r>
      <w:r w:rsidRPr="00467EFF">
        <w:t xml:space="preserve"> Devi usare un primo script Python (molto probabilmente basato su librerie come </w:t>
      </w:r>
      <w:proofErr w:type="spellStart"/>
      <w:r w:rsidRPr="00467EFF">
        <w:t>python</w:t>
      </w:r>
      <w:proofErr w:type="spellEnd"/>
      <w:r w:rsidRPr="00467EFF">
        <w:t>-docx o docx-image-</w:t>
      </w:r>
      <w:proofErr w:type="spellStart"/>
      <w:r w:rsidRPr="00467EFF">
        <w:t>extract</w:t>
      </w:r>
      <w:proofErr w:type="spellEnd"/>
      <w:r w:rsidRPr="00467EFF">
        <w:t>) che esegue una scansione del file DOCX.</w:t>
      </w:r>
    </w:p>
    <w:p w14:paraId="4FC62483" w14:textId="77777777" w:rsidR="00874390" w:rsidRPr="00467EFF" w:rsidRDefault="00874390" w:rsidP="00874390">
      <w:pPr>
        <w:numPr>
          <w:ilvl w:val="0"/>
          <w:numId w:val="11"/>
        </w:numPr>
      </w:pPr>
      <w:r w:rsidRPr="00467EFF">
        <w:rPr>
          <w:b/>
          <w:bCs/>
        </w:rPr>
        <w:t>Obiettivo:</w:t>
      </w:r>
      <w:r w:rsidRPr="00467EFF">
        <w:t xml:space="preserve"> Questo script trova le immagini al loro interno e le salva nella directory finale del progetto (es. Assets/images/), usando il nome fornito nel marker che hai inserito subito dopo l'immagine.</w:t>
      </w:r>
    </w:p>
    <w:p w14:paraId="7F73A41B" w14:textId="77777777" w:rsidR="00874390" w:rsidRPr="00467EFF" w:rsidRDefault="00874390" w:rsidP="00874390">
      <w:pPr>
        <w:numPr>
          <w:ilvl w:val="0"/>
          <w:numId w:val="11"/>
        </w:numPr>
      </w:pPr>
      <w:r w:rsidRPr="00467EFF">
        <w:rPr>
          <w:b/>
          <w:bCs/>
        </w:rPr>
        <w:t>Necessità:</w:t>
      </w:r>
      <w:r w:rsidRPr="00467EFF">
        <w:t xml:space="preserve"> </w:t>
      </w:r>
      <w:r w:rsidRPr="00467EFF">
        <w:rPr>
          <w:b/>
          <w:bCs/>
        </w:rPr>
        <w:t>Questa fase è obbligatoria</w:t>
      </w:r>
      <w:r w:rsidRPr="00467EFF">
        <w:t xml:space="preserve"> perché la maggior parte dei convertitori DOCX-to-HTML non salva le immagini in modo affidabile nel percorso desiderato.</w:t>
      </w:r>
    </w:p>
    <w:p w14:paraId="126B9CF1" w14:textId="77777777" w:rsidR="00874390" w:rsidRPr="00467EFF" w:rsidRDefault="00874390" w:rsidP="00874390">
      <w:pPr>
        <w:rPr>
          <w:rStyle w:val="Titolo3Carattere"/>
        </w:rPr>
      </w:pPr>
      <w:r w:rsidRPr="00467EFF">
        <w:rPr>
          <w:b/>
          <w:bCs/>
        </w:rPr>
        <w:t xml:space="preserve">2. </w:t>
      </w:r>
      <w:r w:rsidRPr="00467EFF">
        <w:rPr>
          <w:rFonts w:ascii="Segoe UI Emoji" w:hAnsi="Segoe UI Emoji" w:cs="Segoe UI Emoji"/>
          <w:b/>
          <w:bCs/>
        </w:rPr>
        <w:t>📄</w:t>
      </w:r>
      <w:r w:rsidRPr="00467EFF">
        <w:rPr>
          <w:b/>
          <w:bCs/>
        </w:rPr>
        <w:t xml:space="preserve"> </w:t>
      </w:r>
      <w:r w:rsidRPr="00467EFF">
        <w:rPr>
          <w:rStyle w:val="Titolo3Carattere"/>
        </w:rPr>
        <w:t>Conversione a HTML (Tool/Libreria)</w:t>
      </w:r>
    </w:p>
    <w:p w14:paraId="45708A37" w14:textId="77777777" w:rsidR="00874390" w:rsidRPr="00467EFF" w:rsidRDefault="00874390" w:rsidP="00874390">
      <w:pPr>
        <w:numPr>
          <w:ilvl w:val="0"/>
          <w:numId w:val="12"/>
        </w:numPr>
      </w:pPr>
      <w:r w:rsidRPr="00467EFF">
        <w:rPr>
          <w:b/>
          <w:bCs/>
        </w:rPr>
        <w:t>Azione:</w:t>
      </w:r>
      <w:r w:rsidRPr="00467EFF">
        <w:t xml:space="preserve"> Esegui il tuo processo DOCX-to-HTML.</w:t>
      </w:r>
    </w:p>
    <w:p w14:paraId="09733075" w14:textId="77777777" w:rsidR="00874390" w:rsidRPr="00467EFF" w:rsidRDefault="00874390" w:rsidP="00874390">
      <w:pPr>
        <w:numPr>
          <w:ilvl w:val="0"/>
          <w:numId w:val="12"/>
        </w:numPr>
      </w:pPr>
      <w:r w:rsidRPr="00467EFF">
        <w:rPr>
          <w:b/>
          <w:bCs/>
        </w:rPr>
        <w:t>Obiettivo:</w:t>
      </w:r>
      <w:r w:rsidRPr="00467EFF">
        <w:t xml:space="preserve"> Generare un unico file HTML pulito, dove il testo e tutti i </w:t>
      </w:r>
      <w:r w:rsidRPr="00467EFF">
        <w:rPr>
          <w:b/>
          <w:bCs/>
        </w:rPr>
        <w:t>marker di splitting</w:t>
      </w:r>
      <w:r w:rsidRPr="00467EFF">
        <w:t xml:space="preserve"> (es. [SPLIT_BLOCK: immagine1.jpg]) sono conservati, mentre le immagini originali sono rimosse o rappresentate da tag vuoti (poiché la conversione non le ha gestite correttamente, ma non ci interessa).</w:t>
      </w:r>
    </w:p>
    <w:p w14:paraId="2316AF21" w14:textId="77777777" w:rsidR="00874390" w:rsidRPr="00467EFF" w:rsidRDefault="00874390" w:rsidP="00874390">
      <w:pPr>
        <w:rPr>
          <w:rStyle w:val="Titolo3Carattere"/>
          <w:u w:val="single"/>
        </w:rPr>
      </w:pPr>
      <w:r w:rsidRPr="00467EFF">
        <w:rPr>
          <w:b/>
          <w:bCs/>
        </w:rPr>
        <w:t xml:space="preserve">3. </w:t>
      </w:r>
      <w:r w:rsidRPr="00467EFF">
        <w:rPr>
          <w:rFonts w:ascii="Segoe UI Emoji" w:hAnsi="Segoe UI Emoji" w:cs="Segoe UI Emoji"/>
          <w:b/>
          <w:bCs/>
        </w:rPr>
        <w:t>✂️</w:t>
      </w:r>
      <w:r w:rsidRPr="00467EFF">
        <w:rPr>
          <w:b/>
          <w:bCs/>
        </w:rPr>
        <w:t xml:space="preserve"> </w:t>
      </w:r>
      <w:r w:rsidRPr="00467EFF">
        <w:rPr>
          <w:rStyle w:val="Titolo3Carattere"/>
          <w:u w:val="single"/>
        </w:rPr>
        <w:t>Post-Processing e JSON (Python Finale)</w:t>
      </w:r>
    </w:p>
    <w:p w14:paraId="3849486D" w14:textId="77777777" w:rsidR="00874390" w:rsidRPr="00467EFF" w:rsidRDefault="00874390" w:rsidP="00874390">
      <w:pPr>
        <w:numPr>
          <w:ilvl w:val="0"/>
          <w:numId w:val="13"/>
        </w:numPr>
      </w:pPr>
      <w:r w:rsidRPr="00467EFF">
        <w:rPr>
          <w:b/>
          <w:bCs/>
        </w:rPr>
        <w:t>Azione:</w:t>
      </w:r>
      <w:r w:rsidRPr="00467EFF">
        <w:t xml:space="preserve"> Il tuo script Python finale esamina l'HTML risultante.</w:t>
      </w:r>
    </w:p>
    <w:p w14:paraId="6E6C435A" w14:textId="77777777" w:rsidR="00874390" w:rsidRPr="00467EFF" w:rsidRDefault="00874390" w:rsidP="00874390">
      <w:pPr>
        <w:numPr>
          <w:ilvl w:val="0"/>
          <w:numId w:val="13"/>
        </w:numPr>
      </w:pPr>
      <w:r w:rsidRPr="00467EFF">
        <w:rPr>
          <w:b/>
          <w:bCs/>
        </w:rPr>
        <w:t>Logica:</w:t>
      </w:r>
      <w:r w:rsidRPr="00467EFF">
        <w:t xml:space="preserve"> Cerca e splitta il testo sulla base del marker conservato ([SPLIT_</w:t>
      </w:r>
      <w:proofErr w:type="gramStart"/>
      <w:r w:rsidRPr="00467EFF">
        <w:t>BLOCK:...</w:t>
      </w:r>
      <w:proofErr w:type="gramEnd"/>
      <w:r w:rsidRPr="00467EFF">
        <w:t>]).</w:t>
      </w:r>
    </w:p>
    <w:p w14:paraId="4A60D805" w14:textId="77777777" w:rsidR="00874390" w:rsidRPr="00467EFF" w:rsidRDefault="00874390" w:rsidP="00874390">
      <w:pPr>
        <w:numPr>
          <w:ilvl w:val="0"/>
          <w:numId w:val="13"/>
        </w:numPr>
      </w:pPr>
      <w:r w:rsidRPr="00467EFF">
        <w:rPr>
          <w:b/>
          <w:bCs/>
        </w:rPr>
        <w:t>Output:</w:t>
      </w:r>
      <w:r w:rsidRPr="00467EFF">
        <w:t xml:space="preserve"> Genera sia le chiavi </w:t>
      </w:r>
      <w:proofErr w:type="spellStart"/>
      <w:r w:rsidRPr="00467EFF">
        <w:t>mainTextX</w:t>
      </w:r>
      <w:proofErr w:type="spellEnd"/>
      <w:r w:rsidRPr="00467EFF">
        <w:t xml:space="preserve"> (con l'HTML splittato) che le chiavi </w:t>
      </w:r>
      <w:proofErr w:type="spellStart"/>
      <w:r w:rsidRPr="00467EFF">
        <w:t>imageSourceX</w:t>
      </w:r>
      <w:proofErr w:type="spellEnd"/>
      <w:r w:rsidRPr="00467EFF">
        <w:t xml:space="preserve"> (estratte dal marker) per il tuo file JSON.</w:t>
      </w:r>
    </w:p>
    <w:p w14:paraId="5B011F78" w14:textId="77777777" w:rsidR="005768C3" w:rsidRPr="005768C3" w:rsidRDefault="005768C3" w:rsidP="005768C3"/>
    <w:p w14:paraId="41294215" w14:textId="6A01AE43" w:rsidR="00467EFF" w:rsidRPr="00467EFF" w:rsidRDefault="005768C3" w:rsidP="00874390">
      <w:pPr>
        <w:pStyle w:val="Titolo3"/>
      </w:pPr>
      <w:r w:rsidRPr="005768C3">
        <w:lastRenderedPageBreak/>
        <w:t xml:space="preserve">A questo punto sono stati preparati i files .txt in italiano e pronti per essere caricati in </w:t>
      </w:r>
      <w:proofErr w:type="spellStart"/>
      <w:r w:rsidRPr="005768C3">
        <w:t>it</w:t>
      </w:r>
      <w:proofErr w:type="spellEnd"/>
      <w:r w:rsidRPr="005768C3">
        <w:t>/</w:t>
      </w:r>
      <w:proofErr w:type="spellStart"/>
      <w:r w:rsidRPr="005768C3">
        <w:t>texts.json</w:t>
      </w:r>
      <w:proofErr w:type="spellEnd"/>
      <w:r w:rsidRPr="005768C3">
        <w:t>!</w:t>
      </w:r>
      <w:r w:rsidR="00467EFF">
        <w:br/>
      </w:r>
    </w:p>
    <w:p w14:paraId="66D8FD5D" w14:textId="77777777" w:rsidR="00467EFF" w:rsidRPr="00467EFF" w:rsidRDefault="00467EFF" w:rsidP="00467EFF">
      <w:r w:rsidRPr="00467EFF">
        <w:t xml:space="preserve">Questo metodo ti dà il </w:t>
      </w:r>
      <w:r w:rsidRPr="00467EFF">
        <w:rPr>
          <w:b/>
          <w:bCs/>
        </w:rPr>
        <w:t>massimo controllo</w:t>
      </w:r>
      <w:r w:rsidRPr="00467EFF">
        <w:t xml:space="preserve"> sulla destinazione e sul nome delle immagini (fase 1) e sulla formattazione del testo/JSON (fase 3), affidando la sola e unica conversione del testo HTML a uno strumento ottimizzato per la formattazione.</w:t>
      </w:r>
    </w:p>
    <w:p w14:paraId="2D7CBB8B" w14:textId="77777777" w:rsidR="00467EFF" w:rsidRPr="00467EFF" w:rsidRDefault="00467EFF" w:rsidP="00467EFF">
      <w:r w:rsidRPr="00467EFF">
        <w:pict w14:anchorId="3237AC18">
          <v:rect id="_x0000_i1031" style="width:0;height:1.5pt" o:hralign="center" o:hrstd="t" o:hr="t" fillcolor="#a0a0a0" stroked="f"/>
        </w:pict>
      </w:r>
    </w:p>
    <w:p w14:paraId="55211EA7" w14:textId="25338669" w:rsidR="005768C3" w:rsidRPr="005768C3" w:rsidRDefault="005768C3" w:rsidP="005768C3"/>
    <w:p w14:paraId="72A1C142" w14:textId="19C20408" w:rsidR="00F22A4E" w:rsidRDefault="00F22A4E">
      <w:r>
        <w:br w:type="page"/>
      </w:r>
    </w:p>
    <w:p w14:paraId="43217821" w14:textId="77777777" w:rsidR="005768C3" w:rsidRPr="005768C3" w:rsidRDefault="005768C3" w:rsidP="005768C3"/>
    <w:p w14:paraId="428003F4" w14:textId="2FBC1693" w:rsidR="005768C3" w:rsidRPr="005768C3" w:rsidRDefault="009D04DF" w:rsidP="00F22A4E">
      <w:pPr>
        <w:pStyle w:val="Titolo3"/>
      </w:pPr>
      <w:r>
        <w:t xml:space="preserve">Creazione </w:t>
      </w:r>
      <w:r w:rsidR="007C0FF3">
        <w:t>dello script</w:t>
      </w:r>
      <w:r w:rsidR="005768C3" w:rsidRPr="005768C3">
        <w:t xml:space="preserve"> </w:t>
      </w:r>
      <w:r w:rsidR="005768C3" w:rsidRPr="005768C3">
        <w:rPr>
          <w:b/>
          <w:bCs/>
        </w:rPr>
        <w:t>add_arcoxy.bat</w:t>
      </w:r>
      <w:r w:rsidR="005768C3" w:rsidRPr="005768C3">
        <w:t xml:space="preserve"> a partire da </w:t>
      </w:r>
      <w:r w:rsidR="005768C3" w:rsidRPr="005768C3">
        <w:rPr>
          <w:b/>
          <w:bCs/>
          <w:i/>
          <w:iCs/>
        </w:rPr>
        <w:t>add_template.bat</w:t>
      </w:r>
    </w:p>
    <w:p w14:paraId="44246E99" w14:textId="12CA10D7" w:rsidR="005768C3" w:rsidRDefault="00F22A4E" w:rsidP="005768C3">
      <w:r>
        <w:t>L</w:t>
      </w:r>
      <w:r w:rsidR="007C0FF3">
        <w:t>o script</w:t>
      </w:r>
      <w:r>
        <w:t xml:space="preserve"> </w:t>
      </w:r>
      <w:proofErr w:type="gramStart"/>
      <w:r w:rsidRPr="007C0FF3">
        <w:rPr>
          <w:b/>
          <w:bCs/>
        </w:rPr>
        <w:t>add_template.bat</w:t>
      </w:r>
      <w:r>
        <w:t xml:space="preserve"> </w:t>
      </w:r>
      <w:r w:rsidR="005768C3" w:rsidRPr="005768C3">
        <w:t xml:space="preserve"> ha</w:t>
      </w:r>
      <w:proofErr w:type="gramEnd"/>
      <w:r w:rsidR="005768C3" w:rsidRPr="005768C3">
        <w:t xml:space="preserve">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</w:t>
      </w:r>
      <w:proofErr w:type="spellStart"/>
      <w:r w:rsidRPr="00F22A4E">
        <w:rPr>
          <w:rFonts w:cs="Miriam Mono CLM"/>
        </w:rPr>
        <w:t>navtemplate</w:t>
      </w:r>
      <w:proofErr w:type="spellEnd"/>
      <w:r w:rsidRPr="00F22A4E">
        <w:rPr>
          <w:rFonts w:cs="Miriam Mono CLM"/>
        </w:rPr>
        <w:t>"</w:t>
      </w:r>
    </w:p>
    <w:p w14:paraId="57CA0905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</w:t>
      </w:r>
      <w:proofErr w:type="gramStart"/>
      <w:r w:rsidRPr="00F22A4E">
        <w:rPr>
          <w:rFonts w:cs="Miriam Mono CLM"/>
        </w:rPr>
        <w:t>??..</w:t>
      </w:r>
      <w:proofErr w:type="gramEnd"/>
      <w:r w:rsidRPr="00F22A4E">
        <w:rPr>
          <w:rFonts w:cs="Miriam Mono CLM"/>
        </w:rPr>
        <w:t xml:space="preserve"> </w:t>
      </w:r>
      <w:proofErr w:type="gramStart"/>
      <w:r w:rsidRPr="00F22A4E">
        <w:rPr>
          <w:rFonts w:cs="Miriam Mono CLM"/>
        </w:rPr>
        <w:t>Template .??..</w:t>
      </w:r>
      <w:proofErr w:type="gramEnd"/>
      <w:r w:rsidRPr="00F22A4E">
        <w:rPr>
          <w:rFonts w:cs="Miriam Mono CLM"/>
        </w:rPr>
        <w:t>"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"REPO_ROOT=C:\Users\User\</w:t>
      </w:r>
      <w:proofErr w:type="spellStart"/>
      <w:r w:rsidRPr="00F22A4E">
        <w:rPr>
          <w:rFonts w:cs="Miriam Mono CLM"/>
        </w:rPr>
        <w:t>Documents</w:t>
      </w:r>
      <w:proofErr w:type="spellEnd"/>
      <w:r w:rsidRPr="00F22A4E">
        <w:rPr>
          <w:rFonts w:cs="Miriam Mono CLM"/>
        </w:rPr>
        <w:t>\GitHub\</w:t>
      </w:r>
      <w:proofErr w:type="spellStart"/>
      <w:r w:rsidRPr="00F22A4E">
        <w:rPr>
          <w:rFonts w:cs="Miriam Mono CLM"/>
        </w:rPr>
        <w:t>PortiSanLuca</w:t>
      </w:r>
      <w:proofErr w:type="spellEnd"/>
      <w:r w:rsidRPr="00F22A4E">
        <w:rPr>
          <w:rFonts w:cs="Miriam Mono CLM"/>
        </w:rPr>
        <w:t>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Esegue il backup di main.js e dei </w:t>
      </w:r>
      <w:proofErr w:type="gramStart"/>
      <w:r w:rsidRPr="00F22A4E">
        <w:rPr>
          <w:rFonts w:cs="Miriam Mono CLM"/>
        </w:rPr>
        <w:t>4</w:t>
      </w:r>
      <w:proofErr w:type="gramEnd"/>
      <w:r w:rsidRPr="00F22A4E">
        <w:rPr>
          <w:rFonts w:cs="Miriam Mono CLM"/>
        </w:rPr>
        <w:t xml:space="preserve">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it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\en\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\es\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\fr\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241D41F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proofErr w:type="spellStart"/>
      <w:r w:rsidRPr="00F22A4E">
        <w:rPr>
          <w:rFonts w:cs="Miriam Mono CLM"/>
        </w:rPr>
        <w:t>python</w:t>
      </w:r>
      <w:proofErr w:type="spellEnd"/>
      <w:r w:rsidRPr="00F22A4E">
        <w:rPr>
          <w:rFonts w:cs="Miriam Mono CLM"/>
        </w:rPr>
        <w:t xml:space="preserve">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070F146B" w14:textId="77777777" w:rsidR="00F22A4E" w:rsidRDefault="00F22A4E">
      <w:r>
        <w:br w:type="page"/>
      </w:r>
    </w:p>
    <w:p w14:paraId="7A9086CB" w14:textId="6873CBE2" w:rsidR="005768C3" w:rsidRPr="005768C3" w:rsidRDefault="005768C3" w:rsidP="005768C3">
      <w:r w:rsidRPr="005768C3">
        <w:lastRenderedPageBreak/>
        <w:t>e come vedete quest</w:t>
      </w:r>
      <w:r w:rsidR="007C0FF3">
        <w:t>o script</w:t>
      </w:r>
      <w:r w:rsidRPr="005768C3">
        <w:t xml:space="preserve"> prevede che siano compilati a mano:</w:t>
      </w:r>
    </w:p>
    <w:p w14:paraId="159019A7" w14:textId="77777777" w:rsidR="005768C3" w:rsidRPr="005768C3" w:rsidRDefault="005768C3" w:rsidP="005768C3"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5768C3"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5768C3"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14502412" w:rsidR="005768C3" w:rsidRPr="005768C3" w:rsidRDefault="005768C3" w:rsidP="005768C3">
      <w:r w:rsidRPr="005768C3">
        <w:t>:: inserire le coordinate Latitudine della foto scelta</w:t>
      </w:r>
      <w:r w:rsidR="009D04DF">
        <w:t xml:space="preserve"> (arcoxx.jpg)</w:t>
      </w:r>
    </w:p>
    <w:p w14:paraId="1E1335D0" w14:textId="77777777" w:rsidR="005768C3" w:rsidRPr="005768C3" w:rsidRDefault="005768C3" w:rsidP="005768C3">
      <w:r w:rsidRPr="005768C3">
        <w:t>SET "LAT=44.50085"  </w:t>
      </w:r>
    </w:p>
    <w:p w14:paraId="62043AB6" w14:textId="7712CE04" w:rsidR="005768C3" w:rsidRPr="005768C3" w:rsidRDefault="005768C3" w:rsidP="005768C3">
      <w:r w:rsidRPr="005768C3">
        <w:t>:: inserire le coordinate Longitudine della foto scelta</w:t>
      </w:r>
      <w:r w:rsidR="009D04DF">
        <w:t xml:space="preserve"> (ARCOXX.jpg)</w:t>
      </w:r>
    </w:p>
    <w:p w14:paraId="574D4343" w14:textId="77777777" w:rsidR="005768C3" w:rsidRPr="005768C3" w:rsidRDefault="005768C3" w:rsidP="005768C3">
      <w:r w:rsidRPr="005768C3">
        <w:t>SET "LON=11.33610"</w:t>
      </w:r>
    </w:p>
    <w:p w14:paraId="4A1A57CD" w14:textId="77777777" w:rsidR="005768C3" w:rsidRPr="005768C3" w:rsidRDefault="005768C3" w:rsidP="005768C3">
      <w:r w:rsidRPr="005768C3">
        <w:t>SET "DISTANCE=50"</w:t>
      </w:r>
    </w:p>
    <w:p w14:paraId="6FA733FA" w14:textId="47738A92" w:rsidR="005768C3" w:rsidRDefault="00DE2FB6" w:rsidP="005768C3">
      <w:r>
        <w:t xml:space="preserve">Riporto un esempio di come dovrebbe essere lo script </w:t>
      </w:r>
      <w:r w:rsidRPr="005768C3">
        <w:rPr>
          <w:b/>
          <w:bCs/>
        </w:rPr>
        <w:t>add_arcoxy.bat</w:t>
      </w:r>
    </w:p>
    <w:p w14:paraId="19477375" w14:textId="77777777" w:rsidR="00DE2FB6" w:rsidRDefault="00DE2FB6" w:rsidP="00DE2FB6">
      <w:r>
        <w:t>@echo off</w:t>
      </w:r>
    </w:p>
    <w:p w14:paraId="65251BEE" w14:textId="77777777" w:rsidR="00DE2FB6" w:rsidRDefault="00DE2FB6" w:rsidP="00DE2FB6">
      <w:r>
        <w:t>ECHO =========================================================</w:t>
      </w:r>
    </w:p>
    <w:p w14:paraId="5BAD5DCA" w14:textId="77777777" w:rsidR="00DE2FB6" w:rsidRDefault="00DE2FB6" w:rsidP="00DE2FB6">
      <w:r>
        <w:t>ECHO AGGIUNTA NUOVA PAGINA: ARCOXY</w:t>
      </w:r>
    </w:p>
    <w:p w14:paraId="24F3F08A" w14:textId="77777777" w:rsidR="00DE2FB6" w:rsidRDefault="00DE2FB6" w:rsidP="00DE2FB6">
      <w:r>
        <w:t>ECHO =========================================================</w:t>
      </w:r>
    </w:p>
    <w:p w14:paraId="3D5FB606" w14:textId="77777777" w:rsidR="00DE2FB6" w:rsidRDefault="00DE2FB6" w:rsidP="00DE2FB6">
      <w:r>
        <w:t> </w:t>
      </w:r>
    </w:p>
    <w:p w14:paraId="1BD6E07E" w14:textId="77777777" w:rsidR="00DE2FB6" w:rsidRDefault="00DE2FB6" w:rsidP="00DE2FB6">
      <w:proofErr w:type="gramStart"/>
      <w:r>
        <w:t>::</w:t>
      </w:r>
      <w:proofErr w:type="gramEnd"/>
      <w:r>
        <w:t xml:space="preserve"> --- CONFIGURAZIONE PAGINA (DA COMPILARE MANUALMENTE) ---</w:t>
      </w:r>
    </w:p>
    <w:p w14:paraId="1D6F1339" w14:textId="77777777" w:rsidR="00DE2FB6" w:rsidRDefault="00DE2FB6" w:rsidP="00DE2FB6">
      <w:r>
        <w:t>SET "PAGE_ID=</w:t>
      </w:r>
      <w:proofErr w:type="spellStart"/>
      <w:r>
        <w:t>arcoxy</w:t>
      </w:r>
      <w:proofErr w:type="spellEnd"/>
      <w:r>
        <w:t>"</w:t>
      </w:r>
    </w:p>
    <w:p w14:paraId="49413631" w14:textId="77777777" w:rsidR="00DE2FB6" w:rsidRDefault="00DE2FB6" w:rsidP="00DE2FB6">
      <w:r>
        <w:t>SET "NAV_KEY_ID=</w:t>
      </w:r>
      <w:proofErr w:type="spellStart"/>
      <w:r>
        <w:t>navarcoxy</w:t>
      </w:r>
      <w:proofErr w:type="spellEnd"/>
      <w:r>
        <w:t>"</w:t>
      </w:r>
    </w:p>
    <w:p w14:paraId="65C8D063" w14:textId="77777777" w:rsidR="00DE2FB6" w:rsidRDefault="00DE2FB6" w:rsidP="00DE2FB6">
      <w:r>
        <w:t>SET "PAGE_TITLE_IT=Il nome della pagina nella navigazione"</w:t>
      </w:r>
    </w:p>
    <w:p w14:paraId="63EF56F4" w14:textId="77777777" w:rsidR="00DE2FB6" w:rsidRDefault="00DE2FB6" w:rsidP="00DE2FB6">
      <w:proofErr w:type="gramStart"/>
      <w:r>
        <w:t>::</w:t>
      </w:r>
      <w:proofErr w:type="gramEnd"/>
      <w:r>
        <w:t xml:space="preserve"> INSERISCI QUI LE COORDINATE ESTRATTE da get_coords_from_img.bat:</w:t>
      </w:r>
    </w:p>
    <w:p w14:paraId="6FE7CB8B" w14:textId="77777777" w:rsidR="00DE2FB6" w:rsidRDefault="00DE2FB6" w:rsidP="00DE2FB6">
      <w:r>
        <w:t>SET "LAT=44.500664"</w:t>
      </w:r>
    </w:p>
    <w:p w14:paraId="2A788BD5" w14:textId="77777777" w:rsidR="00DE2FB6" w:rsidRDefault="00DE2FB6" w:rsidP="00DE2FB6">
      <w:r>
        <w:t>SET "LON=11.340769"</w:t>
      </w:r>
    </w:p>
    <w:p w14:paraId="6D99396D" w14:textId="77777777" w:rsidR="00DE2FB6" w:rsidRDefault="00DE2FB6" w:rsidP="00DE2FB6">
      <w:r>
        <w:t>SET "DISTANCE=50"</w:t>
      </w:r>
    </w:p>
    <w:p w14:paraId="2A3CFCA4" w14:textId="77777777" w:rsidR="00DE2FB6" w:rsidRDefault="00DE2FB6" w:rsidP="00DE2FB6">
      <w:r>
        <w:t>SET "REPO_ROOT=C:\Users\User\</w:t>
      </w:r>
      <w:proofErr w:type="spellStart"/>
      <w:r>
        <w:t>Documents</w:t>
      </w:r>
      <w:proofErr w:type="spellEnd"/>
      <w:r>
        <w:t>\GitHub\</w:t>
      </w:r>
      <w:proofErr w:type="spellStart"/>
      <w:r>
        <w:t>PorticiSanLuca</w:t>
      </w:r>
      <w:proofErr w:type="spellEnd"/>
      <w:r>
        <w:t>"</w:t>
      </w:r>
    </w:p>
    <w:p w14:paraId="00B4E4BE" w14:textId="77777777" w:rsidR="00DE2FB6" w:rsidRDefault="00DE2FB6" w:rsidP="00DE2FB6">
      <w:r>
        <w:t>SET "UTILITIES=%REPO_ROOT%\Utilities"</w:t>
      </w:r>
    </w:p>
    <w:p w14:paraId="36B7F33D" w14:textId="77777777" w:rsidR="00DE2FB6" w:rsidRDefault="00DE2FB6" w:rsidP="00DE2FB6">
      <w:r>
        <w:t>:: --------------------------------------------------------</w:t>
      </w:r>
    </w:p>
    <w:p w14:paraId="49FB3710" w14:textId="77777777" w:rsidR="00DE2FB6" w:rsidRDefault="00DE2FB6" w:rsidP="00DE2FB6">
      <w:r>
        <w:t> </w:t>
      </w:r>
    </w:p>
    <w:p w14:paraId="457C4631" w14:textId="77777777" w:rsidR="00DE2FB6" w:rsidRDefault="00DE2FB6" w:rsidP="00DE2FB6">
      <w:r>
        <w:t>ECHO 1. Eseguo il backup dei file critici...</w:t>
      </w:r>
    </w:p>
    <w:p w14:paraId="4B9D966C" w14:textId="77777777" w:rsidR="00DE2FB6" w:rsidRDefault="00DE2FB6" w:rsidP="00DE2FB6">
      <w:r>
        <w:t> </w:t>
      </w:r>
    </w:p>
    <w:p w14:paraId="77A09827" w14:textId="77777777" w:rsidR="00DE2FB6" w:rsidRDefault="00DE2FB6" w:rsidP="00DE2FB6">
      <w:proofErr w:type="gramStart"/>
      <w:r>
        <w:lastRenderedPageBreak/>
        <w:t>::</w:t>
      </w:r>
      <w:proofErr w:type="gramEnd"/>
      <w:r>
        <w:t xml:space="preserve"> Esegue il backup di main.js e dei </w:t>
      </w:r>
      <w:proofErr w:type="gramStart"/>
      <w:r>
        <w:t>4</w:t>
      </w:r>
      <w:proofErr w:type="gramEnd"/>
      <w:r>
        <w:t xml:space="preserve"> JSON prima di modificarli</w:t>
      </w:r>
    </w:p>
    <w:p w14:paraId="66FA1816" w14:textId="77777777" w:rsidR="00DE2FB6" w:rsidRDefault="00DE2FB6" w:rsidP="00DE2FB6">
      <w:r>
        <w:t>CALL "%UTILITIES%\salvag.bat" "%REPO_ROOT%\main.js"</w:t>
      </w:r>
    </w:p>
    <w:p w14:paraId="237AF104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</w:t>
      </w:r>
      <w:proofErr w:type="spellStart"/>
      <w:r>
        <w:t>it</w:t>
      </w:r>
      <w:proofErr w:type="spellEnd"/>
      <w:r>
        <w:t>\</w:t>
      </w:r>
      <w:proofErr w:type="spellStart"/>
      <w:r>
        <w:t>texts.json</w:t>
      </w:r>
      <w:proofErr w:type="spellEnd"/>
      <w:r>
        <w:t>"</w:t>
      </w:r>
    </w:p>
    <w:p w14:paraId="3E7CE4F2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\en\</w:t>
      </w:r>
      <w:proofErr w:type="spellStart"/>
      <w:r>
        <w:t>texts.json</w:t>
      </w:r>
      <w:proofErr w:type="spellEnd"/>
      <w:r>
        <w:t>"</w:t>
      </w:r>
    </w:p>
    <w:p w14:paraId="5867DE1F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\es\</w:t>
      </w:r>
      <w:proofErr w:type="spellStart"/>
      <w:r>
        <w:t>texts.json</w:t>
      </w:r>
      <w:proofErr w:type="spellEnd"/>
      <w:r>
        <w:t>"</w:t>
      </w:r>
    </w:p>
    <w:p w14:paraId="23C12CAC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\fr\</w:t>
      </w:r>
      <w:proofErr w:type="spellStart"/>
      <w:r>
        <w:t>texts.json</w:t>
      </w:r>
      <w:proofErr w:type="spellEnd"/>
      <w:r>
        <w:t>"</w:t>
      </w:r>
    </w:p>
    <w:p w14:paraId="44DB7B0E" w14:textId="77777777" w:rsidR="00DE2FB6" w:rsidRDefault="00DE2FB6" w:rsidP="00DE2FB6">
      <w:r>
        <w:t> </w:t>
      </w:r>
    </w:p>
    <w:p w14:paraId="330CA73F" w14:textId="77777777" w:rsidR="00DE2FB6" w:rsidRDefault="00DE2FB6" w:rsidP="00DE2FB6">
      <w:r>
        <w:t>ECHO.</w:t>
      </w:r>
    </w:p>
    <w:p w14:paraId="0778E997" w14:textId="77777777" w:rsidR="00DE2FB6" w:rsidRDefault="00DE2FB6" w:rsidP="00DE2FB6">
      <w:r>
        <w:t>ECHO 2. Esecuzione dello script Python per gli interventi globali...</w:t>
      </w:r>
    </w:p>
    <w:p w14:paraId="44A60731" w14:textId="77777777" w:rsidR="00DE2FB6" w:rsidRDefault="00DE2FB6" w:rsidP="00DE2FB6">
      <w:r>
        <w:t xml:space="preserve">ECHO (Crea blocchi JSON, riga ARCO_LOCATIONS, voce </w:t>
      </w:r>
      <w:proofErr w:type="spellStart"/>
      <w:r>
        <w:t>Nav</w:t>
      </w:r>
      <w:proofErr w:type="spellEnd"/>
      <w:r>
        <w:t xml:space="preserve"> e file HTML)</w:t>
      </w:r>
    </w:p>
    <w:p w14:paraId="306ECBA0" w14:textId="77777777" w:rsidR="00DE2FB6" w:rsidRDefault="00DE2FB6" w:rsidP="00DE2FB6">
      <w:r>
        <w:t> </w:t>
      </w:r>
    </w:p>
    <w:p w14:paraId="25869763" w14:textId="77777777" w:rsidR="00DE2FB6" w:rsidRDefault="00DE2FB6" w:rsidP="00DE2FB6">
      <w:proofErr w:type="spellStart"/>
      <w:r>
        <w:t>python</w:t>
      </w:r>
      <w:proofErr w:type="spellEnd"/>
      <w:r>
        <w:t xml:space="preserve"> add_page.py "%PAGE_ID%" "%NAV_KEY_ID%" "%PAGE_TITLE_IT%" "%LAT%" "%LON%" "%DISTANCE%" "%REPO_ROOT%"</w:t>
      </w:r>
    </w:p>
    <w:p w14:paraId="376A77C6" w14:textId="77777777" w:rsidR="00DE2FB6" w:rsidRDefault="00DE2FB6" w:rsidP="00DE2FB6">
      <w:r>
        <w:t> </w:t>
      </w:r>
    </w:p>
    <w:p w14:paraId="0A81B35C" w14:textId="77777777" w:rsidR="00DE2FB6" w:rsidRDefault="00DE2FB6" w:rsidP="00DE2FB6">
      <w:r>
        <w:t>ECHO.</w:t>
      </w:r>
    </w:p>
    <w:p w14:paraId="2CCA8E64" w14:textId="77777777" w:rsidR="00DE2FB6" w:rsidRDefault="00DE2FB6" w:rsidP="00DE2FB6">
      <w:r>
        <w:t>ECHO Operazione completata. Controlla i file modificati.</w:t>
      </w:r>
    </w:p>
    <w:p w14:paraId="796F0783" w14:textId="71C54E1E" w:rsidR="00DE2FB6" w:rsidRPr="00DE2FB6" w:rsidRDefault="00DE2FB6" w:rsidP="00DE2FB6">
      <w:pPr>
        <w:rPr>
          <w:u w:val="single"/>
        </w:rPr>
      </w:pPr>
      <w:r>
        <w:t>PAUSE</w:t>
      </w:r>
    </w:p>
    <w:p w14:paraId="576B77AE" w14:textId="77777777" w:rsidR="00DE2FB6" w:rsidRDefault="00DE2FB6" w:rsidP="005768C3"/>
    <w:p w14:paraId="0670804C" w14:textId="77777777" w:rsidR="00DE2FB6" w:rsidRDefault="00DE2FB6" w:rsidP="005768C3"/>
    <w:p w14:paraId="4D69862A" w14:textId="50DB419A" w:rsidR="00CA21C2" w:rsidRDefault="002109C0" w:rsidP="005768C3">
      <w:r>
        <w:t xml:space="preserve">Le coordinate GPS che le abbiamo estratte al punto “Identificazione delle coordinate GPS” saranno inserite nella tabella </w:t>
      </w:r>
      <w:r w:rsidR="005768C3" w:rsidRPr="005768C3">
        <w:t>ARCO_LOCATIONS</w:t>
      </w:r>
      <w:r>
        <w:t xml:space="preserve"> del codice main.js</w:t>
      </w:r>
      <w:r>
        <w:br/>
      </w:r>
      <w:r w:rsidR="005768C3" w:rsidRPr="005768C3">
        <w:t xml:space="preserve"> </w:t>
      </w:r>
    </w:p>
    <w:p w14:paraId="0DFCCDD5" w14:textId="591673E9" w:rsidR="00652250" w:rsidRDefault="0076518D" w:rsidP="005768C3">
      <w:r>
        <w:t xml:space="preserve">Possiamo eseguire </w:t>
      </w:r>
      <w:r w:rsidRPr="005768C3">
        <w:rPr>
          <w:b/>
          <w:bCs/>
        </w:rPr>
        <w:t>add_arcoxy.bat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397B5B8E" w14:textId="77777777" w:rsidR="00DE2FB6" w:rsidRDefault="00DE2F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1AA3EFE" w14:textId="3952D327" w:rsidR="00CA21C2" w:rsidRDefault="00CA21C2" w:rsidP="00CA21C2">
      <w:pPr>
        <w:pStyle w:val="Titolo3"/>
      </w:pPr>
      <w:r>
        <w:lastRenderedPageBreak/>
        <w:t>Dopo aver eseguito add_arcoxy.bat</w:t>
      </w:r>
    </w:p>
    <w:p w14:paraId="09F6D2C9" w14:textId="76B439E2" w:rsidR="00652250" w:rsidRDefault="00CA21C2" w:rsidP="00CA21C2">
      <w:pPr>
        <w:pStyle w:val="Paragrafoelenco"/>
        <w:numPr>
          <w:ilvl w:val="0"/>
          <w:numId w:val="9"/>
        </w:numPr>
      </w:pPr>
      <w:r>
        <w:t>Con lo script add_arcoxy.bat a</w:t>
      </w:r>
      <w:r w:rsidR="0076518D">
        <w:t xml:space="preserve">bbiamo creato il blocco </w:t>
      </w:r>
      <w:proofErr w:type="gramStart"/>
      <w:r>
        <w:t xml:space="preserve">nei  </w:t>
      </w:r>
      <w:proofErr w:type="spellStart"/>
      <w:r>
        <w:t>text.json</w:t>
      </w:r>
      <w:proofErr w:type="spellEnd"/>
      <w:proofErr w:type="gramEnd"/>
      <w:r>
        <w:t xml:space="preserve"> </w:t>
      </w:r>
      <w:r w:rsidR="0076518D">
        <w:t xml:space="preserve">nelle varie lingue, </w:t>
      </w:r>
      <w:r>
        <w:t>rimane da</w:t>
      </w:r>
      <w:r w:rsidR="0076518D">
        <w:t xml:space="preserve"> </w:t>
      </w:r>
      <w:r w:rsidR="00770D34">
        <w:t>creare</w:t>
      </w:r>
      <w:r w:rsidR="0076518D">
        <w:t xml:space="preserve"> i</w:t>
      </w:r>
      <w:r w:rsidR="00770D34">
        <w:t xml:space="preserve"> </w:t>
      </w:r>
      <w:r w:rsidR="0076518D">
        <w:t xml:space="preserve">file .mp3 </w:t>
      </w:r>
      <w:r w:rsidR="007F298A">
        <w:t>“</w:t>
      </w:r>
      <w:proofErr w:type="spellStart"/>
      <w:r w:rsidR="007F298A">
        <w:t>placeholder</w:t>
      </w:r>
      <w:proofErr w:type="spellEnd"/>
      <w:r w:rsidR="007F298A">
        <w:t>”</w:t>
      </w:r>
      <w:r w:rsidR="007C0FF3">
        <w:t xml:space="preserve"> </w:t>
      </w:r>
      <w:r w:rsidR="00770D34">
        <w:t xml:space="preserve">nelle varie lingue usando la procedura </w:t>
      </w:r>
      <w:r w:rsidR="00770D34" w:rsidRPr="00652250">
        <w:rPr>
          <w:b/>
          <w:bCs/>
        </w:rPr>
        <w:t>copia_mp3_nondisp.bat</w:t>
      </w:r>
      <w:r w:rsidR="00770D34" w:rsidRPr="00770D34">
        <w:t xml:space="preserve"> </w:t>
      </w:r>
      <w:r w:rsidR="00770D34">
        <w:t>passandole il nome della pagina “</w:t>
      </w:r>
      <w:proofErr w:type="spellStart"/>
      <w:r w:rsidR="00652250">
        <w:t>A</w:t>
      </w:r>
      <w:r w:rsidR="00770D34">
        <w:t>rcox</w:t>
      </w:r>
      <w:r w:rsidR="008A2CFA">
        <w:t>y</w:t>
      </w:r>
      <w:proofErr w:type="spellEnd"/>
      <w:r w:rsidR="00770D34">
        <w:t>”</w:t>
      </w:r>
      <w:r w:rsidR="00652250">
        <w:t xml:space="preserve"> che crea le righe </w:t>
      </w:r>
      <w:r w:rsidR="00652250" w:rsidRPr="00652250">
        <w:t>C:\Users\User\Documents\GitHub\</w:t>
      </w:r>
      <w:r w:rsidR="00652250">
        <w:t>PorticiSanLuca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52250">
        <w:t>Arcox</w:t>
      </w:r>
      <w:r w:rsidR="008A2CFA">
        <w:t>y</w:t>
      </w:r>
      <w:r w:rsidR="00652250" w:rsidRPr="00652250">
        <w:t>.mp3</w:t>
      </w:r>
      <w:r w:rsidR="008A2CFA">
        <w:t xml:space="preserve"> dove “</w:t>
      </w:r>
      <w:proofErr w:type="spellStart"/>
      <w:r w:rsidR="0057498D">
        <w:t>zz</w:t>
      </w:r>
      <w:proofErr w:type="spellEnd"/>
      <w:r w:rsidR="008A2CFA">
        <w:t xml:space="preserve">” è </w:t>
      </w:r>
      <w:proofErr w:type="spellStart"/>
      <w:r w:rsidR="008A2CFA">
        <w:t>it</w:t>
      </w:r>
      <w:proofErr w:type="spellEnd"/>
      <w:r w:rsidR="008A2CFA">
        <w:t>, en, es o fr.</w:t>
      </w:r>
      <w:r w:rsidR="00652250">
        <w:t xml:space="preserve"> </w:t>
      </w:r>
    </w:p>
    <w:p w14:paraId="29A79583" w14:textId="5D4E70D2" w:rsidR="00652250" w:rsidRDefault="00752B8A" w:rsidP="00414B8B">
      <w:pPr>
        <w:pStyle w:val="Paragrafoelenco"/>
        <w:numPr>
          <w:ilvl w:val="0"/>
          <w:numId w:val="9"/>
        </w:numPr>
      </w:pPr>
      <w:r>
        <w:t xml:space="preserve">Verifichiamo che abbiamo creato il blocco </w:t>
      </w:r>
      <w:proofErr w:type="spellStart"/>
      <w:r>
        <w:t>arcoxy</w:t>
      </w:r>
      <w:proofErr w:type="spellEnd"/>
      <w:r>
        <w:t xml:space="preserve"> nei </w:t>
      </w:r>
      <w:proofErr w:type="gramStart"/>
      <w:r>
        <w:t>files .</w:t>
      </w:r>
      <w:proofErr w:type="spellStart"/>
      <w:r>
        <w:t>json</w:t>
      </w:r>
      <w:proofErr w:type="spellEnd"/>
      <w:proofErr w:type="gramEnd"/>
      <w:r>
        <w:t xml:space="preserve"> per la pagina </w:t>
      </w:r>
      <w:proofErr w:type="spellStart"/>
      <w:r>
        <w:t>arcoxy</w:t>
      </w:r>
      <w:proofErr w:type="spellEnd"/>
      <w:r>
        <w:t xml:space="preserve"> </w:t>
      </w:r>
      <w:r w:rsidR="008C5EA8">
        <w:t>come struttura, le chiavi non sono ancora valorizzate.</w:t>
      </w:r>
      <w:r w:rsidR="008C5EA8">
        <w:br/>
      </w:r>
    </w:p>
    <w:p w14:paraId="7E22C70C" w14:textId="046D371C" w:rsidR="008C5EA8" w:rsidRDefault="008C5EA8" w:rsidP="00751F7E">
      <w:pPr>
        <w:pStyle w:val="Titolo3"/>
      </w:pPr>
      <w:r>
        <w:t xml:space="preserve">Caricamento dei testi con lo script </w:t>
      </w:r>
      <w:r w:rsidR="005A218C">
        <w:t>update_json.bat</w:t>
      </w:r>
    </w:p>
    <w:p w14:paraId="06E8FECE" w14:textId="3F0A76BA" w:rsidR="00751F7E" w:rsidRDefault="00414B8B" w:rsidP="00751F7E"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</w:t>
      </w:r>
      <w:proofErr w:type="spellStart"/>
      <w:r>
        <w:t>mainTextx</w:t>
      </w:r>
      <w:proofErr w:type="spellEnd"/>
      <w:r>
        <w:t xml:space="preserve"> usando lo script </w:t>
      </w:r>
      <w:r w:rsidRPr="008C5EA8">
        <w:rPr>
          <w:b/>
          <w:bCs/>
        </w:rPr>
        <w:t>update_json.bat</w:t>
      </w:r>
      <w:r>
        <w:t xml:space="preserve"> che si trova nella radice del progetto. </w:t>
      </w:r>
      <w:r>
        <w:br/>
        <w:t xml:space="preserve">Dovendo fare un caricamento massivo </w:t>
      </w:r>
      <w:r w:rsidR="005A218C">
        <w:t>potrà essere modificata e</w:t>
      </w:r>
      <w:r>
        <w:t xml:space="preserve"> chiamata la </w:t>
      </w:r>
      <w:proofErr w:type="gramStart"/>
      <w:r>
        <w:t xml:space="preserve">script  </w:t>
      </w:r>
      <w:r w:rsidRPr="00414B8B">
        <w:rPr>
          <w:b/>
          <w:bCs/>
        </w:rPr>
        <w:t>esegui_all_update_json.bat</w:t>
      </w:r>
      <w:proofErr w:type="gramEnd"/>
      <w:r>
        <w:rPr>
          <w:b/>
          <w:bCs/>
        </w:rPr>
        <w:t xml:space="preserve"> </w:t>
      </w:r>
      <w:r>
        <w:t>della quale riporto un esempio</w:t>
      </w:r>
      <w:r w:rsidR="00751F7E">
        <w:t>:</w:t>
      </w:r>
      <w:r>
        <w:br/>
      </w:r>
      <w:r>
        <w:br/>
      </w:r>
      <w:r w:rsidR="00751F7E">
        <w:t xml:space="preserve">CALL update_json.bat </w:t>
      </w:r>
      <w:proofErr w:type="spellStart"/>
      <w:r w:rsidR="00751F7E">
        <w:t>it</w:t>
      </w:r>
      <w:proofErr w:type="spellEnd"/>
      <w:r w:rsidR="00751F7E">
        <w:t xml:space="preserve">   </w:t>
      </w:r>
      <w:proofErr w:type="spellStart"/>
      <w:proofErr w:type="gramStart"/>
      <w:r w:rsidR="00751F7E">
        <w:t>arcoxy.mainText</w:t>
      </w:r>
      <w:proofErr w:type="spellEnd"/>
      <w:proofErr w:type="gramEnd"/>
      <w:r w:rsidR="00751F7E">
        <w:t xml:space="preserve">   it_Arcoxy_mainText.txt</w:t>
      </w:r>
    </w:p>
    <w:p w14:paraId="62CF3516" w14:textId="534EF474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1   it_Arcoxy_mainText1.txt</w:t>
      </w:r>
    </w:p>
    <w:p w14:paraId="423489D3" w14:textId="2FB5A181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2   it_Arcoxy_mainText2.txt</w:t>
      </w:r>
    </w:p>
    <w:p w14:paraId="74982EA7" w14:textId="59141DFB" w:rsidR="00751F7E" w:rsidRDefault="00751F7E" w:rsidP="00751F7E"/>
    <w:p w14:paraId="3ABBECB9" w14:textId="150BD408" w:rsidR="00751F7E" w:rsidRDefault="00751F7E" w:rsidP="002F2C1F">
      <w:pPr>
        <w:pStyle w:val="Titolo3"/>
        <w:jc w:val="both"/>
      </w:pPr>
      <w:r>
        <w:t xml:space="preserve">Caricamento delle immagini con lo script </w:t>
      </w:r>
      <w:r w:rsidR="00FE53ED">
        <w:t>update_image.bat</w:t>
      </w:r>
    </w:p>
    <w:p w14:paraId="21BB7A58" w14:textId="52777666" w:rsidR="00FE53ED" w:rsidRPr="00FE53ED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proofErr w:type="spellStart"/>
      <w:r w:rsidR="005A218C">
        <w:t>arcoxy</w:t>
      </w:r>
      <w:proofErr w:type="spellEnd"/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  <w:r w:rsidR="005A218C">
        <w:br/>
        <w:t>Viene modificata e chiamata la procedura update_image.bat</w:t>
      </w:r>
      <w:r w:rsidR="00FE53ED">
        <w:t xml:space="preserve"> come </w:t>
      </w:r>
      <w:r w:rsidR="006B5C6A">
        <w:t xml:space="preserve">vedi nell’esempio che </w:t>
      </w:r>
      <w:r w:rsidR="00FE53ED">
        <w:t>segue:</w:t>
      </w:r>
      <w:r w:rsidR="00FE53ED">
        <w:br/>
      </w:r>
      <w:r w:rsidR="00FE53ED" w:rsidRPr="00FE53ED">
        <w:t xml:space="preserve">update_images.bat </w:t>
      </w:r>
      <w:proofErr w:type="spellStart"/>
      <w:r w:rsidR="00FE53ED" w:rsidRPr="00FE53ED">
        <w:t>arcoxy</w:t>
      </w:r>
      <w:proofErr w:type="spellEnd"/>
      <w:r w:rsidR="00FE53ED" w:rsidRPr="00FE53ED">
        <w:t xml:space="preserve"> arcoxy01.jpg arcoxy02.jpg arcoxy03.jpg</w:t>
      </w:r>
    </w:p>
    <w:p w14:paraId="305149AD" w14:textId="77777777" w:rsidR="00FE53ED" w:rsidRPr="00FE53ED" w:rsidRDefault="00FE53ED" w:rsidP="00FE53ED">
      <w:r w:rsidRPr="00FE53ED">
        <w:t xml:space="preserve">Questo aggiornerà imageSource1, imageSource2, e imageSource3 per </w:t>
      </w:r>
      <w:proofErr w:type="spellStart"/>
      <w:r w:rsidRPr="00FE53ED">
        <w:t>arcoxy</w:t>
      </w:r>
      <w:proofErr w:type="spellEnd"/>
      <w:r w:rsidRPr="00FE53ED">
        <w:t xml:space="preserve"> in tutti i file JSON (</w:t>
      </w:r>
      <w:proofErr w:type="spellStart"/>
      <w:r w:rsidRPr="00FE53ED">
        <w:t>it</w:t>
      </w:r>
      <w:proofErr w:type="spellEnd"/>
      <w:r w:rsidRPr="00FE53ED">
        <w:t>, en, es, fr). Le chiavi imageSource4 e imageSource5 verranno impostate a stringa vuota ("").</w:t>
      </w:r>
    </w:p>
    <w:p w14:paraId="65F29C9D" w14:textId="3984452B" w:rsidR="00751F7E" w:rsidRDefault="00751F7E" w:rsidP="008C5EA8"/>
    <w:p w14:paraId="6B8FB08F" w14:textId="186FD67C" w:rsidR="00751F7E" w:rsidRDefault="006B5C6A" w:rsidP="006B5C6A">
      <w:pPr>
        <w:pStyle w:val="Titolo3"/>
      </w:pPr>
      <w:r>
        <w:t>Creazione dell’audio della pagina</w:t>
      </w:r>
    </w:p>
    <w:p w14:paraId="1A0A2373" w14:textId="648CF3C1" w:rsidR="00CA21C2" w:rsidRDefault="00E0059F" w:rsidP="008C5EA8">
      <w:r>
        <w:t xml:space="preserve">Dal file </w:t>
      </w:r>
      <w:r w:rsidRPr="003D5644">
        <w:rPr>
          <w:b/>
          <w:bCs/>
        </w:rPr>
        <w:t>arcoxp.docx</w:t>
      </w:r>
      <w:r>
        <w:t xml:space="preserve"> completo in C</w:t>
      </w:r>
      <w:r w:rsidRPr="005768C3">
        <w:t>:\Users\User\Documents\GitHub\PorticiSanLuca\DOCS_DA_CONVERTIRE</w:t>
      </w:r>
      <w:r>
        <w:br/>
        <w:t>possiamo procedere una “sintesi accattivante</w:t>
      </w:r>
      <w:del w:id="0" w:author="Ruggero Rostirolla" w:date="2025-11-14T21:17:00Z" w16du:dateUtc="2025-11-14T20:17:00Z">
        <w:r>
          <w:delText>” ,</w:delText>
        </w:r>
      </w:del>
      <w:ins w:id="1" w:author="Ruggero Rostirolla" w:date="2025-11-14T21:17:00Z" w16du:dateUtc="2025-11-14T20:17:00Z">
        <w:r>
          <w:t>”,</w:t>
        </w:r>
      </w:ins>
      <w:r>
        <w:t xml:space="preserve"> di massimo 170 parole, (4 frasi) per convertirlo in audio. </w:t>
      </w:r>
    </w:p>
    <w:p w14:paraId="31CE1BFF" w14:textId="417D167D" w:rsidR="006B5C6A" w:rsidRDefault="006B5C6A" w:rsidP="00EF7F2C">
      <w:pPr>
        <w:pStyle w:val="Paragrafoelenco"/>
        <w:numPr>
          <w:ilvl w:val="0"/>
          <w:numId w:val="10"/>
        </w:numPr>
      </w:pPr>
      <w:r>
        <w:lastRenderedPageBreak/>
        <w:t>Per fare questo possiamo richiedere a Gemini di leggere il testo che noi le forniamo con un copia e incolla e lui ci darà in output il testo. Il testo potremmo anche ascoltarlo direttamente nella pagina web di Gemini.</w:t>
      </w:r>
    </w:p>
    <w:p w14:paraId="6A693FE1" w14:textId="1F68AC0D" w:rsidR="00E0059F" w:rsidRDefault="00EF7F2C" w:rsidP="00EF7F2C">
      <w:pPr>
        <w:pStyle w:val="Paragrafoelenco"/>
        <w:numPr>
          <w:ilvl w:val="0"/>
          <w:numId w:val="10"/>
        </w:numPr>
      </w:pPr>
      <w:r>
        <w:t>Copia e incolla del testo prodotto sul</w:t>
      </w:r>
      <w:r w:rsidR="00E0059F">
        <w:t xml:space="preserve">la pagina web </w:t>
      </w:r>
      <w:r w:rsidR="00E0059F" w:rsidRPr="00EF7F2C">
        <w:rPr>
          <w:b/>
          <w:bCs/>
        </w:rPr>
        <w:t xml:space="preserve">https://ttsmp3.com/ </w:t>
      </w:r>
      <w:r>
        <w:rPr>
          <w:b/>
          <w:bCs/>
        </w:rPr>
        <w:br/>
      </w:r>
      <w:r w:rsidR="00E0059F">
        <w:t xml:space="preserve">L’audio verrà salvato in </w:t>
      </w:r>
      <w:r w:rsidR="00E0059F" w:rsidRPr="00EF7F2C">
        <w:rPr>
          <w:b/>
          <w:bCs/>
        </w:rPr>
        <w:t>Assets\Audio\</w:t>
      </w:r>
      <w:proofErr w:type="spellStart"/>
      <w:r w:rsidR="00E0059F" w:rsidRPr="00EF7F2C">
        <w:rPr>
          <w:b/>
          <w:bCs/>
        </w:rPr>
        <w:t>it</w:t>
      </w:r>
      <w:proofErr w:type="spellEnd"/>
      <w:r w:rsidR="00E0059F" w:rsidRPr="00EF7F2C">
        <w:rPr>
          <w:b/>
          <w:bCs/>
        </w:rPr>
        <w:t xml:space="preserve">\Arcoxy.mp3. </w:t>
      </w:r>
      <w:r w:rsidR="00E0059F">
        <w:t xml:space="preserve">Verificare che nel </w:t>
      </w:r>
      <w:proofErr w:type="gramStart"/>
      <w:r w:rsidR="00E0059F">
        <w:t>blocco .json</w:t>
      </w:r>
      <w:proofErr w:type="gramEnd"/>
      <w:r w:rsidR="00E0059F">
        <w:t xml:space="preserve"> ci sia il nome corretto del file mp3.</w:t>
      </w:r>
    </w:p>
    <w:sectPr w:rsidR="00E005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105"/>
    <w:multiLevelType w:val="multilevel"/>
    <w:tmpl w:val="AFEE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F73CD"/>
    <w:multiLevelType w:val="multilevel"/>
    <w:tmpl w:val="A9E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D63D6"/>
    <w:multiLevelType w:val="multilevel"/>
    <w:tmpl w:val="8B3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478562">
    <w:abstractNumId w:val="11"/>
  </w:num>
  <w:num w:numId="2" w16cid:durableId="969479896">
    <w:abstractNumId w:val="1"/>
  </w:num>
  <w:num w:numId="3" w16cid:durableId="370767655">
    <w:abstractNumId w:val="10"/>
  </w:num>
  <w:num w:numId="4" w16cid:durableId="286205248">
    <w:abstractNumId w:val="5"/>
  </w:num>
  <w:num w:numId="5" w16cid:durableId="1531719559">
    <w:abstractNumId w:val="2"/>
  </w:num>
  <w:num w:numId="6" w16cid:durableId="1545216957">
    <w:abstractNumId w:val="8"/>
  </w:num>
  <w:num w:numId="7" w16cid:durableId="1955138582">
    <w:abstractNumId w:val="12"/>
  </w:num>
  <w:num w:numId="8" w16cid:durableId="1414742361">
    <w:abstractNumId w:val="4"/>
  </w:num>
  <w:num w:numId="9" w16cid:durableId="1319964491">
    <w:abstractNumId w:val="9"/>
  </w:num>
  <w:num w:numId="10" w16cid:durableId="1797068138">
    <w:abstractNumId w:val="6"/>
  </w:num>
  <w:num w:numId="11" w16cid:durableId="485441786">
    <w:abstractNumId w:val="7"/>
  </w:num>
  <w:num w:numId="12" w16cid:durableId="1609922982">
    <w:abstractNumId w:val="0"/>
  </w:num>
  <w:num w:numId="13" w16cid:durableId="148342822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ggero Rostirolla">
    <w15:presenceInfo w15:providerId="Windows Live" w15:userId="4583d44d18129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56EEF"/>
    <w:rsid w:val="00081A68"/>
    <w:rsid w:val="000B7708"/>
    <w:rsid w:val="000C46C1"/>
    <w:rsid w:val="002109C0"/>
    <w:rsid w:val="002C486E"/>
    <w:rsid w:val="002F2C1F"/>
    <w:rsid w:val="002F6290"/>
    <w:rsid w:val="003A24B5"/>
    <w:rsid w:val="003A36FA"/>
    <w:rsid w:val="003A38E6"/>
    <w:rsid w:val="003D5644"/>
    <w:rsid w:val="00414B8B"/>
    <w:rsid w:val="00467EFF"/>
    <w:rsid w:val="004F5004"/>
    <w:rsid w:val="0057498D"/>
    <w:rsid w:val="005768C3"/>
    <w:rsid w:val="005A218C"/>
    <w:rsid w:val="005E1C7C"/>
    <w:rsid w:val="0060206E"/>
    <w:rsid w:val="00613B7A"/>
    <w:rsid w:val="00652250"/>
    <w:rsid w:val="0068196E"/>
    <w:rsid w:val="006B5C6A"/>
    <w:rsid w:val="00751F7E"/>
    <w:rsid w:val="00752B8A"/>
    <w:rsid w:val="00753B51"/>
    <w:rsid w:val="0076518D"/>
    <w:rsid w:val="00770D34"/>
    <w:rsid w:val="007C0FF3"/>
    <w:rsid w:val="007F298A"/>
    <w:rsid w:val="00811926"/>
    <w:rsid w:val="00874390"/>
    <w:rsid w:val="008A2CFA"/>
    <w:rsid w:val="008C5EA8"/>
    <w:rsid w:val="0091065D"/>
    <w:rsid w:val="00945FF2"/>
    <w:rsid w:val="00952894"/>
    <w:rsid w:val="00990565"/>
    <w:rsid w:val="009B32A0"/>
    <w:rsid w:val="009D04DF"/>
    <w:rsid w:val="00A910DC"/>
    <w:rsid w:val="00A955B5"/>
    <w:rsid w:val="00B85D29"/>
    <w:rsid w:val="00CA21C2"/>
    <w:rsid w:val="00CA3129"/>
    <w:rsid w:val="00D91373"/>
    <w:rsid w:val="00DE2FB6"/>
    <w:rsid w:val="00DE4878"/>
    <w:rsid w:val="00E0059F"/>
    <w:rsid w:val="00E03CF0"/>
    <w:rsid w:val="00EF7F2C"/>
    <w:rsid w:val="00F049E6"/>
    <w:rsid w:val="00F22A4E"/>
    <w:rsid w:val="00F75C9C"/>
    <w:rsid w:val="00F93130"/>
    <w:rsid w:val="00F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DFC9B31C-F532-450D-8701-A49F4EC1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  <w:style w:type="paragraph" w:styleId="Revisione">
    <w:name w:val="Revision"/>
    <w:hidden/>
    <w:uiPriority w:val="99"/>
    <w:semiHidden/>
    <w:rsid w:val="00056E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10</Pages>
  <Words>1956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2025-11-14T20:17:00Z</dcterms:created>
  <dcterms:modified xsi:type="dcterms:W3CDTF">2025-11-22T14:41:00Z</dcterms:modified>
</cp:coreProperties>
</file>
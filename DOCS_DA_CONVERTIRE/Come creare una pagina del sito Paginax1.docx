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A9C33" w14:textId="5D4BED58" w:rsidR="005768C3" w:rsidRPr="005768C3" w:rsidRDefault="00613B7A" w:rsidP="000D01B4">
      <w:pPr>
        <w:pStyle w:val="Titolo1"/>
      </w:pPr>
      <w:r>
        <w:t xml:space="preserve">Come creare una pagina del sito </w:t>
      </w:r>
      <w:r w:rsidR="00C545F0">
        <w:t>Paginaxy</w:t>
      </w:r>
      <w:r>
        <w:t xml:space="preserve"> </w:t>
      </w:r>
    </w:p>
    <w:p w14:paraId="2CE5575E" w14:textId="73EC1B20" w:rsidR="0068196E" w:rsidRDefault="00613B7A" w:rsidP="005768C3">
      <w:r>
        <w:t>La creazione di</w:t>
      </w:r>
      <w:r w:rsidR="005768C3" w:rsidRPr="005768C3">
        <w:t xml:space="preserve"> una pagina nel sito </w:t>
      </w:r>
      <w:r w:rsidR="00C545F0">
        <w:t>Paginaxy</w:t>
      </w:r>
      <w:r w:rsidR="005768C3" w:rsidRPr="005768C3">
        <w:t xml:space="preserve"> </w:t>
      </w:r>
      <w:r>
        <w:t>richiede diverse operazioni in tempi diversi e fatte da diverse persone</w:t>
      </w:r>
      <w:r w:rsidR="0068196E">
        <w:t>.</w:t>
      </w:r>
    </w:p>
    <w:p w14:paraId="42678CA8" w14:textId="5488B6CD" w:rsidR="0068196E" w:rsidRDefault="0068196E" w:rsidP="005768C3">
      <w:r>
        <w:t xml:space="preserve">In questo documento la pagina che creiamo si chiama </w:t>
      </w:r>
      <w:r w:rsidR="00640D20">
        <w:rPr>
          <w:b/>
          <w:bCs/>
        </w:rPr>
        <w:t>paginaxy</w:t>
      </w:r>
      <w:r>
        <w:t>.</w:t>
      </w:r>
    </w:p>
    <w:p w14:paraId="189109B5" w14:textId="54DB4089" w:rsidR="005714E2" w:rsidRDefault="005714E2" w:rsidP="005768C3">
      <w:r>
        <w:t>La parola root intende la directory “</w:t>
      </w:r>
      <w:r w:rsidRPr="005714E2">
        <w:rPr>
          <w:b/>
          <w:bCs/>
        </w:rPr>
        <w:t>C:\Users\User\Documents\GitHub\QuartierePorto</w:t>
      </w:r>
      <w:r>
        <w:t>”</w:t>
      </w:r>
    </w:p>
    <w:p w14:paraId="46EE2A5C" w14:textId="729E7018" w:rsidR="003433B8" w:rsidRDefault="003433B8" w:rsidP="003433B8">
      <w:r>
        <w:t>Riportiamo tutte le attività necessarie alla gestione del sito ed in particolare alla creazione di una pagina, che comporta l’inserimento di nuovi file html e la modifica di file json nelle varie lingue e l’aggiornamento del codice main.js per l’inserimento delle coordinate GPS riferite alla nuova pagina e dell’inserimento nella lista delle pagine della nuova pagina.</w:t>
      </w:r>
      <w:r>
        <w:br/>
      </w:r>
    </w:p>
    <w:p w14:paraId="39DBD71A" w14:textId="77777777" w:rsidR="003433B8" w:rsidRDefault="003433B8" w:rsidP="003433B8">
      <w:r>
        <w:t>Riportiamo le funzioni che sono state implementate nel sito.</w:t>
      </w:r>
    </w:p>
    <w:p w14:paraId="41D7C574" w14:textId="77777777" w:rsidR="003433B8" w:rsidRDefault="003433B8" w:rsidP="003433B8">
      <w:pPr>
        <w:pStyle w:val="Paragrafoelenco"/>
        <w:numPr>
          <w:ilvl w:val="0"/>
          <w:numId w:val="12"/>
        </w:numPr>
      </w:pPr>
      <w:r>
        <w:t xml:space="preserve">la pagina deve potersi adattare sia ai vari dispositivi (smartphone, tablet e desktop </w:t>
      </w:r>
    </w:p>
    <w:p w14:paraId="0DBED826" w14:textId="77777777" w:rsidR="003433B8" w:rsidRDefault="003433B8" w:rsidP="003433B8">
      <w:pPr>
        <w:pStyle w:val="Paragrafoelenco"/>
        <w:numPr>
          <w:ilvl w:val="0"/>
          <w:numId w:val="12"/>
        </w:numPr>
      </w:pPr>
      <w:r>
        <w:t xml:space="preserve">Le pagine possono essere in diverse lingue, al momento italiano, inglese, spagnolo e francese </w:t>
      </w:r>
    </w:p>
    <w:p w14:paraId="6D76D795" w14:textId="2722F4D8" w:rsidR="003433B8" w:rsidRDefault="003433B8" w:rsidP="003433B8">
      <w:pPr>
        <w:pStyle w:val="Paragrafoelenco"/>
        <w:numPr>
          <w:ilvl w:val="0"/>
          <w:numId w:val="12"/>
        </w:numPr>
      </w:pPr>
      <w:r>
        <w:t>ha un bottone dell'audio che alla fine dell'ascolto da "pause" ritorna a ad "ascolta" ( il testo è gestito dal file json per le varie lingue) [il file JSON è un file di testo fatto in modo di far corrispondere ad un tag un testo  che viene presentato nella pagina costruita dal codice HTML]</w:t>
      </w:r>
    </w:p>
    <w:p w14:paraId="03396EA9" w14:textId="77777777" w:rsidR="003433B8" w:rsidRDefault="003433B8" w:rsidP="003433B8">
      <w:pPr>
        <w:pStyle w:val="Paragrafoelenco"/>
        <w:numPr>
          <w:ilvl w:val="0"/>
          <w:numId w:val="12"/>
        </w:numPr>
      </w:pPr>
      <w:r>
        <w:t xml:space="preserve">Il cambio della lingua avviene tramite le bandiere che sono collocate in alto a destra </w:t>
      </w:r>
    </w:p>
    <w:p w14:paraId="4D5702DD" w14:textId="77777777" w:rsidR="003433B8" w:rsidRDefault="003433B8" w:rsidP="003433B8">
      <w:pPr>
        <w:pStyle w:val="Paragrafoelenco"/>
        <w:numPr>
          <w:ilvl w:val="0"/>
          <w:numId w:val="12"/>
        </w:numPr>
      </w:pPr>
      <w:r>
        <w:t>Sulla stessa linea delle bandiere all'estrema sinistra ci sono tre linee orizzontali che una volta premute mi aprono un menu a tendina (menu hamburger) con fondo nero e scritte in bianco. Le scritte sono gestite da .json [è un menu a tendina]</w:t>
      </w:r>
    </w:p>
    <w:p w14:paraId="1E15BE58" w14:textId="77777777" w:rsidR="003433B8" w:rsidRDefault="003433B8" w:rsidP="003433B8">
      <w:pPr>
        <w:pStyle w:val="Paragrafoelenco"/>
        <w:numPr>
          <w:ilvl w:val="0"/>
          <w:numId w:val="12"/>
        </w:numPr>
      </w:pPr>
      <w:r>
        <w:t xml:space="preserve">il richiamo della pagina può avvenire in diversi modi </w:t>
      </w:r>
    </w:p>
    <w:p w14:paraId="4333E938" w14:textId="77777777" w:rsidR="003433B8" w:rsidRDefault="003433B8" w:rsidP="003433B8">
      <w:pPr>
        <w:pStyle w:val="Paragrafoelenco"/>
        <w:numPr>
          <w:ilvl w:val="1"/>
          <w:numId w:val="12"/>
        </w:numPr>
      </w:pPr>
      <w:r>
        <w:t>richiamando direttamente il link</w:t>
      </w:r>
    </w:p>
    <w:p w14:paraId="3986EC79" w14:textId="77777777" w:rsidR="003433B8" w:rsidRDefault="003433B8" w:rsidP="003433B8">
      <w:pPr>
        <w:pStyle w:val="Paragrafoelenco"/>
        <w:numPr>
          <w:ilvl w:val="1"/>
          <w:numId w:val="12"/>
        </w:numPr>
      </w:pPr>
      <w:r>
        <w:t xml:space="preserve">tramite qrcode </w:t>
      </w:r>
    </w:p>
    <w:p w14:paraId="6BA2EA37" w14:textId="5396D226" w:rsidR="003433B8" w:rsidRDefault="003433B8" w:rsidP="003433B8">
      <w:pPr>
        <w:pStyle w:val="Paragrafoelenco"/>
        <w:numPr>
          <w:ilvl w:val="1"/>
          <w:numId w:val="12"/>
        </w:numPr>
      </w:pPr>
      <w:r>
        <w:t xml:space="preserve">tramite la posizione (GPS) </w:t>
      </w:r>
    </w:p>
    <w:p w14:paraId="64003CA9" w14:textId="77777777" w:rsidR="003433B8" w:rsidRDefault="003433B8" w:rsidP="003433B8">
      <w:pPr>
        <w:pStyle w:val="Paragrafoelenco"/>
        <w:numPr>
          <w:ilvl w:val="0"/>
          <w:numId w:val="12"/>
        </w:numPr>
      </w:pPr>
      <w:r>
        <w:t>Il corpo della pagina deve prevedere l'uso massimo di 6 chiavi json mainText, mainText1,...</w:t>
      </w:r>
    </w:p>
    <w:p w14:paraId="782402D2" w14:textId="77777777" w:rsidR="003433B8" w:rsidRDefault="003433B8" w:rsidP="003433B8">
      <w:pPr>
        <w:pStyle w:val="Paragrafoelenco"/>
        <w:numPr>
          <w:ilvl w:val="0"/>
          <w:numId w:val="12"/>
        </w:numPr>
      </w:pPr>
      <w:r>
        <w:t xml:space="preserve">Il corpo della pagina deve prevedere una immagine di fondo sotto la testata, anch'essa gestita da .json </w:t>
      </w:r>
    </w:p>
    <w:p w14:paraId="188D33EB" w14:textId="77777777" w:rsidR="003433B8" w:rsidRDefault="003433B8" w:rsidP="003433B8">
      <w:pPr>
        <w:pStyle w:val="Paragrafoelenco"/>
        <w:numPr>
          <w:ilvl w:val="0"/>
          <w:numId w:val="12"/>
        </w:numPr>
      </w:pPr>
      <w:r>
        <w:t xml:space="preserve">il corpo della pagina deve prevedere al massimo 5 immagini e le eventuali didascalie sono gestite dalle chiavi mainText </w:t>
      </w:r>
    </w:p>
    <w:p w14:paraId="7C0D7B22" w14:textId="77777777" w:rsidR="003433B8" w:rsidRDefault="003433B8" w:rsidP="003433B8">
      <w:pPr>
        <w:pStyle w:val="Paragrafoelenco"/>
        <w:numPr>
          <w:ilvl w:val="0"/>
          <w:numId w:val="12"/>
        </w:numPr>
      </w:pPr>
      <w:r>
        <w:t xml:space="preserve">il reindirizzamento della lingua si basa sulle impostazioni del browser </w:t>
      </w:r>
    </w:p>
    <w:p w14:paraId="2C39D378" w14:textId="77777777" w:rsidR="003433B8" w:rsidRDefault="003433B8" w:rsidP="003433B8">
      <w:pPr>
        <w:pStyle w:val="Paragrafoelenco"/>
        <w:numPr>
          <w:ilvl w:val="0"/>
          <w:numId w:val="12"/>
        </w:numPr>
      </w:pPr>
      <w:r>
        <w:t>se viene impostata una lingua diversa da quella del browser deve essere mantenuta nell'accesso ad un'altra pagina o al rientro dopo che l'accesso al sito è stato chiuso</w:t>
      </w:r>
    </w:p>
    <w:p w14:paraId="41726FD8" w14:textId="77777777" w:rsidR="003433B8" w:rsidRDefault="003433B8" w:rsidP="003433B8">
      <w:pPr>
        <w:pStyle w:val="Paragrafoelenco"/>
        <w:numPr>
          <w:ilvl w:val="0"/>
          <w:numId w:val="12"/>
        </w:numPr>
      </w:pPr>
      <w:r>
        <w:t>Mettimi in grado di fare uso Google Analystic per sapere quanti hanno visualizzato le pagine e suddivisi per le lingue</w:t>
      </w:r>
    </w:p>
    <w:p w14:paraId="5E3995B9" w14:textId="77777777" w:rsidR="003433B8" w:rsidRPr="003859D5" w:rsidRDefault="003433B8" w:rsidP="003433B8">
      <w:pPr>
        <w:pStyle w:val="Paragrafoelenco"/>
        <w:numPr>
          <w:ilvl w:val="0"/>
          <w:numId w:val="12"/>
        </w:numPr>
      </w:pPr>
      <w:r>
        <w:lastRenderedPageBreak/>
        <w:t>Volendo rendere replicabile il sito su altre macchine, non deve prevedere l’installazione di prodotti</w:t>
      </w:r>
    </w:p>
    <w:p w14:paraId="7283C907" w14:textId="6231B565" w:rsidR="003433B8" w:rsidRDefault="003433B8" w:rsidP="005768C3"/>
    <w:p w14:paraId="7C479CC4" w14:textId="7481098D" w:rsidR="00B85D29" w:rsidRDefault="00B85D29" w:rsidP="00295975">
      <w:pPr>
        <w:pStyle w:val="Titolo2"/>
        <w:tabs>
          <w:tab w:val="left" w:pos="5200"/>
        </w:tabs>
      </w:pPr>
      <w:r>
        <w:t>Recupero informazioni ed immagini</w:t>
      </w:r>
      <w:r w:rsidR="00295975">
        <w:tab/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295975" w:rsidRPr="00295975" w14:paraId="5ED9F022" w14:textId="77777777" w:rsidTr="00295975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2F8D9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16CEE" w14:textId="40412634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B11C9E" w:rsidRPr="00B11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Recupero informazioni ed immagini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CC6F7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295975" w:rsidRPr="00295975" w14:paraId="3EE5CAF7" w14:textId="77777777" w:rsidTr="0029597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E3299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80727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72867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295975" w:rsidRPr="00295975" w14:paraId="3D9F0896" w14:textId="77777777" w:rsidTr="0029597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82D84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6D4E1" w14:textId="1585C251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F35C0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Costruzione del documento che </w:t>
            </w:r>
            <w:r w:rsidR="007335B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sarà utilizzato per creare la pagina,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190DC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295975" w:rsidRPr="00295975" w14:paraId="2499A7EB" w14:textId="77777777" w:rsidTr="00295975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932F8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C50AB7" w14:textId="43E12325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7335B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Documento in formato word .docx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8F849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295975" w:rsidRPr="00295975" w14:paraId="08485700" w14:textId="77777777" w:rsidTr="0029597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B99F8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E9EC7" w14:textId="489C676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7335B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Foto per le coordinate GPS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E1069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295975" w:rsidRPr="00295975" w14:paraId="344FB3A2" w14:textId="77777777" w:rsidTr="0029597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E6015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8F19A" w14:textId="02D4DAAA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7335B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DOC_DA_CONVERTIRE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970F8" w14:textId="77777777" w:rsidR="00295975" w:rsidRPr="00295975" w:rsidRDefault="00295975" w:rsidP="002959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7335BF" w:rsidRPr="00295975" w14:paraId="29AAE04A" w14:textId="77777777" w:rsidTr="00295975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B2A03" w14:textId="77777777" w:rsidR="007335BF" w:rsidRPr="00295975" w:rsidRDefault="007335BF" w:rsidP="007335B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79EF6" w14:textId="5162078C" w:rsidR="007335BF" w:rsidRPr="00295975" w:rsidRDefault="007335BF" w:rsidP="007335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DOC_DA_CONVERTIRE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A3689" w14:textId="77777777" w:rsidR="007335BF" w:rsidRPr="00295975" w:rsidRDefault="007335BF" w:rsidP="007335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7335BF" w:rsidRPr="00295975" w14:paraId="00A718F9" w14:textId="77777777" w:rsidTr="00295975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B4B68" w14:textId="77777777" w:rsidR="007335BF" w:rsidRPr="00295975" w:rsidRDefault="007335BF" w:rsidP="007335B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8840F" w14:textId="77777777" w:rsidR="007335BF" w:rsidRPr="00295975" w:rsidRDefault="007335BF" w:rsidP="007335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F24E4" w14:textId="77777777" w:rsidR="007335BF" w:rsidRPr="00295975" w:rsidRDefault="007335BF" w:rsidP="007335B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499ABAE8" w14:textId="77777777" w:rsidR="007335BF" w:rsidRDefault="007335BF" w:rsidP="005768C3"/>
    <w:p w14:paraId="1232CBD7" w14:textId="6A1F30A9" w:rsidR="0068196E" w:rsidRDefault="0068196E" w:rsidP="005768C3">
      <w:r>
        <w:t xml:space="preserve">Girando per la città, la persona identifica un Punto di Interesse (da ora in avanti richiamato con l’acronimo </w:t>
      </w:r>
      <w:r w:rsidRPr="0068196E">
        <w:rPr>
          <w:b/>
          <w:bCs/>
        </w:rPr>
        <w:t>POI</w:t>
      </w:r>
      <w:r>
        <w:t xml:space="preserve">); sul luogo, possibilmente in una posizione </w:t>
      </w:r>
      <w:r w:rsidR="00F93130">
        <w:t>dove</w:t>
      </w:r>
      <w:r>
        <w:t xml:space="preserve"> </w:t>
      </w:r>
      <w:r w:rsidR="00F93130">
        <w:t>riceviamo il segnale GPS, quindi non al chiuso,</w:t>
      </w:r>
      <w:r>
        <w:t xml:space="preserve"> scatta una foto con lo smartphone. Da tale foto verr</w:t>
      </w:r>
      <w:r w:rsidR="00F93130">
        <w:t>anno</w:t>
      </w:r>
      <w:r>
        <w:t xml:space="preserve"> estratte le informazioni GPS del luogo. Questa foto sarà rinominata come </w:t>
      </w:r>
      <w:r w:rsidR="00640D20">
        <w:rPr>
          <w:b/>
          <w:bCs/>
        </w:rPr>
        <w:t>paginaxy</w:t>
      </w:r>
      <w:r w:rsidRPr="0068196E">
        <w:rPr>
          <w:b/>
          <w:bCs/>
        </w:rPr>
        <w:t>.jpg</w:t>
      </w:r>
      <w:r>
        <w:t>.</w:t>
      </w:r>
    </w:p>
    <w:p w14:paraId="7104854C" w14:textId="1AD16A61" w:rsidR="00F93130" w:rsidRDefault="00F93130" w:rsidP="005768C3">
      <w:r>
        <w:t>In seguito,</w:t>
      </w:r>
      <w:r w:rsidR="0060206E">
        <w:t xml:space="preserve"> con l’aiuto di altre persone,</w:t>
      </w:r>
      <w:r>
        <w:t xml:space="preserve"> verrà fatta una ricerca delle informazioni pertinenti il POI, e dove è possibile con qualche aneddoto o curiosità.</w:t>
      </w:r>
    </w:p>
    <w:p w14:paraId="21B48B6A" w14:textId="73831F17" w:rsidR="00F35C05" w:rsidRDefault="00F93130" w:rsidP="005768C3">
      <w:r>
        <w:t xml:space="preserve">Verrà creato un documento word </w:t>
      </w:r>
      <w:r w:rsidR="00640D20">
        <w:rPr>
          <w:b/>
          <w:bCs/>
        </w:rPr>
        <w:t>paginaxy</w:t>
      </w:r>
      <w:r w:rsidRPr="00F93130">
        <w:rPr>
          <w:b/>
          <w:bCs/>
        </w:rPr>
        <w:t>.docx</w:t>
      </w:r>
      <w:r>
        <w:t xml:space="preserve"> con al suo interno immagini e testi presi dai siti e da libri, riviste. Questo documento dovrà riportare anche la fonte dell’informazione, possibilmente attendibile.</w:t>
      </w:r>
    </w:p>
    <w:p w14:paraId="500ED955" w14:textId="72F8EB3E" w:rsidR="00F93130" w:rsidRDefault="00F35C05" w:rsidP="005768C3">
      <w:r>
        <w:t xml:space="preserve">Per come è strutturato il sito, ogni pagina può avere al massimo cinque immagini. </w:t>
      </w:r>
      <w:r w:rsidR="00F93130">
        <w:br/>
      </w:r>
      <w:r w:rsidR="0060206E">
        <w:t xml:space="preserve">La prima foto </w:t>
      </w:r>
      <w:r w:rsidR="00B85D29">
        <w:t xml:space="preserve">o immagine </w:t>
      </w:r>
      <w:r w:rsidR="0060206E">
        <w:t>dovrebbe essere fatta per la testata del</w:t>
      </w:r>
      <w:r w:rsidR="00B85D29">
        <w:t xml:space="preserve">la pagina ed </w:t>
      </w:r>
      <w:r w:rsidR="00B85D29">
        <w:br/>
        <w:t xml:space="preserve">avere un formato 4000 x 1800 dpi 72 – 24 bit, per essere compatibile per la larghezza della pagina nei vari dispositivi. </w:t>
      </w:r>
      <w:r w:rsidR="00F75C9C">
        <w:t xml:space="preserve"> </w:t>
      </w:r>
      <w:r w:rsidR="00F93130">
        <w:br/>
      </w:r>
      <w:r w:rsidR="00F93130">
        <w:br/>
      </w:r>
      <w:r w:rsidR="0060206E">
        <w:t>Preferibile produrre anche un testo che verrà trasformato in audio, che verrà ascoltato sul luogo del POI; tale testo dovrebbe essere ascoltato in un minuto e mezzo (170 parole, quattro frasi) e dovrebbe essere “accattivante”.</w:t>
      </w:r>
    </w:p>
    <w:p w14:paraId="067C4515" w14:textId="51A57FBD" w:rsidR="00B85D29" w:rsidRDefault="0060206E" w:rsidP="005768C3">
      <w:r>
        <w:t xml:space="preserve">Il documento word </w:t>
      </w:r>
      <w:r w:rsidR="00640D20">
        <w:t>paginaxy</w:t>
      </w:r>
      <w:r>
        <w:t>.</w:t>
      </w:r>
      <w:del w:id="2" w:author="Ruggero Rostirolla" w:date="2026-02-02T08:43:00Z" w16du:dateUtc="2026-02-02T07:43:00Z">
        <w:r>
          <w:delText>docs</w:delText>
        </w:r>
      </w:del>
      <w:ins w:id="3" w:author="Ruggero Rostirolla" w:date="2026-02-02T08:43:00Z" w16du:dateUtc="2026-02-02T07:43:00Z">
        <w:r>
          <w:t>doc</w:t>
        </w:r>
        <w:r w:rsidR="00411EA4">
          <w:t>x</w:t>
        </w:r>
      </w:ins>
      <w:r>
        <w:t xml:space="preserve"> e le </w:t>
      </w:r>
      <w:r w:rsidR="00B85D29">
        <w:t>foto / immagini saranno usate durante la fase di creazione della pagina HTML.</w:t>
      </w:r>
    </w:p>
    <w:p w14:paraId="41440439" w14:textId="77777777" w:rsidR="003433B8" w:rsidRDefault="003433B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87F9539" w14:textId="0317C097" w:rsidR="00613B7A" w:rsidRDefault="00B85D29" w:rsidP="00E90185">
      <w:pPr>
        <w:pStyle w:val="Titolo2"/>
        <w:jc w:val="both"/>
      </w:pPr>
      <w:r>
        <w:lastRenderedPageBreak/>
        <w:t>Processo di creazione della pagina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30A2561E" w14:textId="77777777" w:rsidTr="00E60520">
        <w:trPr>
          <w:trHeight w:val="288"/>
          <w:del w:id="4" w:author="Ruggero Rostirolla" w:date="2026-02-02T08:43:00Z" w16du:dateUtc="2026-02-02T07:43:00Z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26022" w14:textId="77777777" w:rsidR="00B11C9E" w:rsidRPr="00295975" w:rsidRDefault="00B11C9E" w:rsidP="00E60520">
            <w:pPr>
              <w:spacing w:after="0" w:line="240" w:lineRule="auto"/>
              <w:rPr>
                <w:del w:id="5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6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FASE</w:delText>
              </w:r>
            </w:del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ED677" w14:textId="77777777" w:rsidR="00B11C9E" w:rsidRPr="00295975" w:rsidRDefault="00B11C9E" w:rsidP="00E60520">
            <w:pPr>
              <w:spacing w:after="0" w:line="240" w:lineRule="auto"/>
              <w:rPr>
                <w:del w:id="7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8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 </w:delText>
              </w:r>
            </w:del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64C19" w14:textId="77777777" w:rsidR="00B11C9E" w:rsidRPr="00295975" w:rsidRDefault="00B11C9E" w:rsidP="00E60520">
            <w:pPr>
              <w:spacing w:after="0" w:line="240" w:lineRule="auto"/>
              <w:rPr>
                <w:del w:id="9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10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 </w:delText>
              </w:r>
            </w:del>
          </w:p>
        </w:tc>
      </w:tr>
      <w:tr w:rsidR="00B11C9E" w:rsidRPr="00295975" w14:paraId="4A79C83D" w14:textId="77777777" w:rsidTr="00E60520">
        <w:trPr>
          <w:trHeight w:val="288"/>
          <w:del w:id="11" w:author="Ruggero Rostirolla" w:date="2026-02-02T08:43:00Z" w16du:dateUtc="2026-02-02T07:43:00Z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E7A43" w14:textId="77777777" w:rsidR="00B11C9E" w:rsidRPr="00295975" w:rsidRDefault="00B11C9E" w:rsidP="00E60520">
            <w:pPr>
              <w:spacing w:after="0" w:line="240" w:lineRule="auto"/>
              <w:rPr>
                <w:del w:id="12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13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ID</w:delText>
              </w:r>
            </w:del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5537A" w14:textId="77777777" w:rsidR="00B11C9E" w:rsidRPr="00295975" w:rsidRDefault="00B11C9E" w:rsidP="00E60520">
            <w:pPr>
              <w:spacing w:after="0" w:line="240" w:lineRule="auto"/>
              <w:rPr>
                <w:del w:id="14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15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 </w:delText>
              </w:r>
            </w:del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041D1" w14:textId="77777777" w:rsidR="00B11C9E" w:rsidRPr="00295975" w:rsidRDefault="00B11C9E" w:rsidP="00E60520">
            <w:pPr>
              <w:spacing w:after="0" w:line="240" w:lineRule="auto"/>
              <w:rPr>
                <w:del w:id="16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17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 </w:delText>
              </w:r>
            </w:del>
          </w:p>
        </w:tc>
      </w:tr>
      <w:tr w:rsidR="00B11C9E" w:rsidRPr="00295975" w14:paraId="19A22F22" w14:textId="77777777" w:rsidTr="00E60520">
        <w:trPr>
          <w:trHeight w:val="288"/>
          <w:del w:id="18" w:author="Ruggero Rostirolla" w:date="2026-02-02T08:43:00Z" w16du:dateUtc="2026-02-02T07:43:00Z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3B9C8" w14:textId="77777777" w:rsidR="00B11C9E" w:rsidRPr="00295975" w:rsidRDefault="00B11C9E" w:rsidP="00E60520">
            <w:pPr>
              <w:spacing w:after="0" w:line="240" w:lineRule="auto"/>
              <w:rPr>
                <w:del w:id="19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20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Descrizione Operazione</w:delText>
              </w:r>
            </w:del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AFD87" w14:textId="77777777" w:rsidR="00B11C9E" w:rsidRPr="00295975" w:rsidRDefault="00B11C9E" w:rsidP="00E60520">
            <w:pPr>
              <w:spacing w:after="0" w:line="240" w:lineRule="auto"/>
              <w:rPr>
                <w:del w:id="21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22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 </w:delText>
              </w:r>
              <w:r w:rsidR="007335BF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Elenco delle funzionalità previste per ogni pagina del sito</w:delText>
              </w:r>
            </w:del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D1603" w14:textId="77777777" w:rsidR="00B11C9E" w:rsidRPr="00295975" w:rsidRDefault="00B11C9E" w:rsidP="00E60520">
            <w:pPr>
              <w:spacing w:after="0" w:line="240" w:lineRule="auto"/>
              <w:rPr>
                <w:del w:id="23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24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 </w:delText>
              </w:r>
            </w:del>
          </w:p>
        </w:tc>
      </w:tr>
      <w:tr w:rsidR="00B11C9E" w:rsidRPr="00295975" w14:paraId="2214FB69" w14:textId="77777777" w:rsidTr="00E60520">
        <w:trPr>
          <w:trHeight w:val="576"/>
          <w:del w:id="25" w:author="Ruggero Rostirolla" w:date="2026-02-02T08:43:00Z" w16du:dateUtc="2026-02-02T07:43:00Z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6EE1D" w14:textId="77777777" w:rsidR="00B11C9E" w:rsidRPr="00295975" w:rsidRDefault="00B11C9E" w:rsidP="00E60520">
            <w:pPr>
              <w:spacing w:after="0" w:line="240" w:lineRule="auto"/>
              <w:rPr>
                <w:del w:id="26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27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Script/Comando Principale</w:delText>
              </w:r>
            </w:del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9B950" w14:textId="77777777" w:rsidR="00B11C9E" w:rsidRPr="00295975" w:rsidRDefault="00B11C9E" w:rsidP="00E60520">
            <w:pPr>
              <w:spacing w:after="0" w:line="240" w:lineRule="auto"/>
              <w:rPr>
                <w:del w:id="28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29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 </w:delText>
              </w:r>
            </w:del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6DF65" w14:textId="77777777" w:rsidR="00B11C9E" w:rsidRPr="00295975" w:rsidRDefault="00B11C9E" w:rsidP="00E60520">
            <w:pPr>
              <w:spacing w:after="0" w:line="240" w:lineRule="auto"/>
              <w:rPr>
                <w:del w:id="30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31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 </w:delText>
              </w:r>
            </w:del>
          </w:p>
        </w:tc>
      </w:tr>
      <w:tr w:rsidR="00B11C9E" w:rsidRPr="00295975" w14:paraId="6EBA5F6F" w14:textId="77777777" w:rsidTr="00E60520">
        <w:trPr>
          <w:trHeight w:val="288"/>
          <w:del w:id="32" w:author="Ruggero Rostirolla" w:date="2026-02-02T08:43:00Z" w16du:dateUtc="2026-02-02T07:43:00Z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DBD32" w14:textId="77777777" w:rsidR="00B11C9E" w:rsidRPr="00295975" w:rsidRDefault="00B11C9E" w:rsidP="00E60520">
            <w:pPr>
              <w:spacing w:after="0" w:line="240" w:lineRule="auto"/>
              <w:rPr>
                <w:del w:id="33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34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File Coinvolti</w:delText>
              </w:r>
            </w:del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FD6AB" w14:textId="77777777" w:rsidR="00B11C9E" w:rsidRPr="00295975" w:rsidRDefault="00B11C9E" w:rsidP="00E60520">
            <w:pPr>
              <w:spacing w:after="0" w:line="240" w:lineRule="auto"/>
              <w:rPr>
                <w:del w:id="35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36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 </w:delText>
              </w:r>
            </w:del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B3E1B" w14:textId="77777777" w:rsidR="00B11C9E" w:rsidRPr="00295975" w:rsidRDefault="00B11C9E" w:rsidP="00E60520">
            <w:pPr>
              <w:spacing w:after="0" w:line="240" w:lineRule="auto"/>
              <w:rPr>
                <w:del w:id="37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38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 </w:delText>
              </w:r>
            </w:del>
          </w:p>
        </w:tc>
      </w:tr>
      <w:tr w:rsidR="00B11C9E" w:rsidRPr="00295975" w14:paraId="157623D7" w14:textId="77777777" w:rsidTr="00E60520">
        <w:trPr>
          <w:trHeight w:val="288"/>
          <w:del w:id="39" w:author="Ruggero Rostirolla" w:date="2026-02-02T08:43:00Z" w16du:dateUtc="2026-02-02T07:43:00Z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C060E" w14:textId="77777777" w:rsidR="00B11C9E" w:rsidRPr="00295975" w:rsidRDefault="00B11C9E" w:rsidP="00E60520">
            <w:pPr>
              <w:spacing w:after="0" w:line="240" w:lineRule="auto"/>
              <w:rPr>
                <w:del w:id="40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41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Directory di Origine</w:delText>
              </w:r>
            </w:del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1341B" w14:textId="77777777" w:rsidR="00B11C9E" w:rsidRPr="00295975" w:rsidRDefault="00B11C9E" w:rsidP="00E60520">
            <w:pPr>
              <w:spacing w:after="0" w:line="240" w:lineRule="auto"/>
              <w:rPr>
                <w:del w:id="42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43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 </w:delText>
              </w:r>
            </w:del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8D4BE" w14:textId="77777777" w:rsidR="00B11C9E" w:rsidRPr="00295975" w:rsidRDefault="00B11C9E" w:rsidP="00E60520">
            <w:pPr>
              <w:spacing w:after="0" w:line="240" w:lineRule="auto"/>
              <w:rPr>
                <w:del w:id="44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45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 </w:delText>
              </w:r>
            </w:del>
          </w:p>
        </w:tc>
      </w:tr>
      <w:tr w:rsidR="00B11C9E" w:rsidRPr="00295975" w14:paraId="232739D7" w14:textId="77777777" w:rsidTr="00E60520">
        <w:trPr>
          <w:trHeight w:val="576"/>
          <w:del w:id="46" w:author="Ruggero Rostirolla" w:date="2026-02-02T08:43:00Z" w16du:dateUtc="2026-02-02T07:43:00Z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9A606" w14:textId="77777777" w:rsidR="00B11C9E" w:rsidRPr="00295975" w:rsidRDefault="00B11C9E" w:rsidP="00E60520">
            <w:pPr>
              <w:spacing w:after="0" w:line="240" w:lineRule="auto"/>
              <w:rPr>
                <w:del w:id="47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48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Directory di Destinazione</w:delText>
              </w:r>
            </w:del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339DA" w14:textId="77777777" w:rsidR="00B11C9E" w:rsidRPr="00295975" w:rsidRDefault="00B11C9E" w:rsidP="00E60520">
            <w:pPr>
              <w:spacing w:after="0" w:line="240" w:lineRule="auto"/>
              <w:rPr>
                <w:del w:id="49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50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 </w:delText>
              </w:r>
            </w:del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F3BD5" w14:textId="77777777" w:rsidR="00B11C9E" w:rsidRPr="00295975" w:rsidRDefault="00B11C9E" w:rsidP="00E60520">
            <w:pPr>
              <w:spacing w:after="0" w:line="240" w:lineRule="auto"/>
              <w:rPr>
                <w:del w:id="51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52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 </w:delText>
              </w:r>
            </w:del>
          </w:p>
        </w:tc>
      </w:tr>
      <w:tr w:rsidR="00B11C9E" w:rsidRPr="00295975" w14:paraId="6D779117" w14:textId="77777777" w:rsidTr="00E60520">
        <w:trPr>
          <w:trHeight w:val="288"/>
          <w:del w:id="53" w:author="Ruggero Rostirolla" w:date="2026-02-02T08:43:00Z" w16du:dateUtc="2026-02-02T07:43:00Z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2B051" w14:textId="77777777" w:rsidR="00B11C9E" w:rsidRPr="00295975" w:rsidRDefault="00B11C9E" w:rsidP="00E60520">
            <w:pPr>
              <w:spacing w:after="0" w:line="240" w:lineRule="auto"/>
              <w:rPr>
                <w:del w:id="54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55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note</w:delText>
              </w:r>
            </w:del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2EAA5" w14:textId="77777777" w:rsidR="00B11C9E" w:rsidRPr="00295975" w:rsidRDefault="00B11C9E" w:rsidP="00E60520">
            <w:pPr>
              <w:spacing w:after="0" w:line="240" w:lineRule="auto"/>
              <w:rPr>
                <w:del w:id="56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57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 </w:delText>
              </w:r>
            </w:del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07FE7" w14:textId="77777777" w:rsidR="00B11C9E" w:rsidRPr="00295975" w:rsidRDefault="00B11C9E" w:rsidP="00E60520">
            <w:pPr>
              <w:spacing w:after="0" w:line="240" w:lineRule="auto"/>
              <w:rPr>
                <w:del w:id="58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59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 </w:delText>
              </w:r>
            </w:del>
          </w:p>
        </w:tc>
      </w:tr>
    </w:tbl>
    <w:p w14:paraId="1F0606D5" w14:textId="77777777" w:rsidR="00B11C9E" w:rsidRDefault="00B11C9E" w:rsidP="003859D5">
      <w:pPr>
        <w:rPr>
          <w:del w:id="60" w:author="Ruggero Rostirolla" w:date="2026-02-02T08:43:00Z" w16du:dateUtc="2026-02-02T07:43:00Z"/>
        </w:rPr>
      </w:pPr>
    </w:p>
    <w:p w14:paraId="0A100644" w14:textId="3FF5CD09" w:rsidR="003859D5" w:rsidRDefault="003859D5" w:rsidP="003859D5">
      <w:r>
        <w:t>Riportiamo tutte le attività necessarie alla gestione del sito ed in particolare alla creazione di una pagina, che comporta l’inserimento di nuovi file html e la modifica di file json nelle varie lingue e l’aggiornamento del codice main.js per l’inserimento delle coordinate GPS riferite alla nuova pagina e dell’inserimento nella lista delle pagine della nuova pagina.</w:t>
      </w:r>
      <w:r>
        <w:br/>
      </w:r>
    </w:p>
    <w:p w14:paraId="50884CC7" w14:textId="619C2476" w:rsidR="00613B7A" w:rsidRDefault="003433B8" w:rsidP="00B85D29">
      <w:pPr>
        <w:pStyle w:val="Titolo3"/>
      </w:pPr>
      <w:r w:rsidRPr="003433B8">
        <w:rPr>
          <w:u w:val="single"/>
        </w:rPr>
        <w:t>S</w:t>
      </w:r>
      <w:r w:rsidR="00B85D29" w:rsidRPr="003433B8">
        <w:rPr>
          <w:u w:val="single"/>
        </w:rPr>
        <w:t>alvataggio</w:t>
      </w:r>
      <w:r w:rsidR="00B85D29">
        <w:t xml:space="preserve"> del sito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74C17846" w14:textId="77777777" w:rsidTr="00DD1F4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3D8BF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F0921" w14:textId="5EB60240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724FE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Salvataggio del sito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E06A4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4C6817E2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0063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A943D" w14:textId="5EC6BE3E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724F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5CD76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052DBF9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9283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8D47E" w14:textId="0B0346D3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724F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Backup manuale della directory root</w:t>
            </w:r>
            <w:r w:rsidR="00014C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 tramite esplora files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CD20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3CEBC7B5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D891E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21D70" w14:textId="542B9872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724F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7zip o Zip</w:t>
            </w:r>
            <w:r w:rsidR="00014C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 da ambiente desktop</w:t>
            </w:r>
            <w:r w:rsidR="00014C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br/>
              <w:t xml:space="preserve">in ambiente web si usa </w:t>
            </w:r>
            <w:r w:rsidR="00014C61" w:rsidRPr="00014C6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gitHub web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02DD9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299F7F16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9377B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24386" w14:textId="35889168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53D5A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2DB68055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B3D37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8591A" w14:textId="0C2E545F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724FE0" w:rsidRPr="00724F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C:\Users\User\Documents\GitHub\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EE00F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A692ECD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61166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64BB2" w14:textId="0B17BE0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724FE0" w:rsidRPr="00724FE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C:\Users\User\Documents\salvataggi_github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2DD1A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3A463B88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527C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46EDD" w14:textId="45F88768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014C6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Lo zip dovrebbe essere rinominato per avere diverse versioni nel tempo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DDF2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2C770B93" w14:textId="77777777" w:rsidR="00B11C9E" w:rsidRDefault="00B11C9E" w:rsidP="005768C3"/>
    <w:p w14:paraId="4FE3DFF4" w14:textId="55953287" w:rsidR="00770D34" w:rsidRDefault="00613B7A" w:rsidP="005768C3">
      <w:r>
        <w:t xml:space="preserve">L’inserimento di una nuova pagina comporta la modifica del codice e quindi </w:t>
      </w:r>
      <w:r w:rsidR="00B85D29">
        <w:t xml:space="preserve">è </w:t>
      </w:r>
      <w:r w:rsidR="00770D34" w:rsidRPr="00770D34">
        <w:rPr>
          <w:b/>
          <w:bCs/>
        </w:rPr>
        <w:t>IMPORTANTE</w:t>
      </w:r>
      <w:r w:rsidR="00F049E6">
        <w:t xml:space="preserve"> eseguire, d</w:t>
      </w:r>
      <w:r w:rsidR="00770D34">
        <w:t xml:space="preserve">a </w:t>
      </w:r>
      <w:r w:rsidR="00770D34" w:rsidRPr="00F049E6">
        <w:rPr>
          <w:b/>
          <w:bCs/>
        </w:rPr>
        <w:t>gitHub web</w:t>
      </w:r>
      <w:r w:rsidR="00F049E6">
        <w:t xml:space="preserve">, </w:t>
      </w:r>
      <w:r w:rsidR="00770D34">
        <w:t xml:space="preserve">il salvataggio in formato zip del sito </w:t>
      </w:r>
      <w:r w:rsidR="00F049E6">
        <w:t>con un suffisso</w:t>
      </w:r>
      <w:r w:rsidR="00770D34">
        <w:t xml:space="preserve"> _x per avere sempre </w:t>
      </w:r>
      <w:r w:rsidR="00F049E6">
        <w:t xml:space="preserve">a disposizione </w:t>
      </w:r>
      <w:r w:rsidR="00770D34">
        <w:t xml:space="preserve">diverse versioni ove x può essere 1.2.3. o a,b,c </w:t>
      </w:r>
    </w:p>
    <w:p w14:paraId="17CB6597" w14:textId="613A8FD7" w:rsidR="00C4621F" w:rsidRDefault="00753B51" w:rsidP="00C4621F">
      <w:r>
        <w:t>Se non specificato per intero</w:t>
      </w:r>
      <w:r w:rsidR="00F049E6">
        <w:t>,</w:t>
      </w:r>
      <w:r>
        <w:t xml:space="preserve"> le directory sono relative alla radice</w:t>
      </w:r>
      <w:r w:rsidR="00014C61">
        <w:t xml:space="preserve"> root e quindi abbiamo</w:t>
      </w:r>
      <w:r>
        <w:t xml:space="preserve"> </w:t>
      </w:r>
      <w:r w:rsidRPr="00753B51">
        <w:rPr>
          <w:b/>
          <w:bCs/>
        </w:rPr>
        <w:t>C:\Users\User\Documents\GitHub\</w:t>
      </w:r>
      <w:r w:rsidR="00465EC1">
        <w:rPr>
          <w:b/>
          <w:bCs/>
        </w:rPr>
        <w:t>SitoZZZ</w:t>
      </w:r>
      <w:r w:rsidR="00931E6B">
        <w:rPr>
          <w:b/>
          <w:bCs/>
        </w:rPr>
        <w:br/>
      </w:r>
      <w:r w:rsidR="00931E6B">
        <w:rPr>
          <w:b/>
          <w:bCs/>
        </w:rPr>
        <w:br/>
      </w:r>
      <w:r w:rsidR="00931E6B">
        <w:t xml:space="preserve">Un’alternativa più veloce è la creazione di un file compresso usando 7-Zip se presente sulla macchina. </w:t>
      </w:r>
      <w:r w:rsidR="00C4621F">
        <w:t xml:space="preserve">Da gestione file vi posizionate in </w:t>
      </w:r>
      <w:r w:rsidR="00C4621F" w:rsidRPr="00C4621F">
        <w:t>C:\Users\User\Documents\GitHub</w:t>
      </w:r>
      <w:r w:rsidR="00C4621F">
        <w:t xml:space="preserve"> e avrete le directories che rappresentano i siti caricati</w:t>
      </w:r>
      <w:r w:rsidR="00C4621F">
        <w:br/>
      </w:r>
      <w:r w:rsidR="00C4621F">
        <w:lastRenderedPageBreak/>
        <w:br/>
        <w:t>Directory di C:\Users\User\Documents\GitHub</w:t>
      </w:r>
    </w:p>
    <w:p w14:paraId="0DD15996" w14:textId="2ED7CF84" w:rsidR="005768C3" w:rsidRDefault="00C4621F" w:rsidP="0047513D">
      <w:pPr>
        <w:spacing w:after="0"/>
      </w:pPr>
      <w:r>
        <w:t>23/11/2025  20:45    &lt;DIR&gt;          .</w:t>
      </w:r>
      <w:r>
        <w:br/>
        <w:t>12/11/2025  00:47    &lt;DIR&gt;          ..</w:t>
      </w:r>
      <w:r>
        <w:br/>
        <w:t>21/11/2025  20:26    &lt;DIR&gt;          PorticiSanLuca</w:t>
      </w:r>
      <w:r>
        <w:br/>
        <w:t>22/11/2025  18:58    &lt;DIR&gt;          PortoReno</w:t>
      </w:r>
      <w:r>
        <w:br/>
        <w:t>22/11/2025  18:57    &lt;DIR&gt;          Quadrilatero</w:t>
      </w:r>
      <w:r>
        <w:br/>
        <w:t>24/11/2025  16:57    &lt;DIR&gt;          QuartierePorto</w:t>
      </w:r>
    </w:p>
    <w:p w14:paraId="5A2A81AD" w14:textId="0BB25F70" w:rsidR="00C4621F" w:rsidRPr="00465EC1" w:rsidRDefault="00C4621F" w:rsidP="00C4621F">
      <w:r>
        <w:t xml:space="preserve">Selezionando la directory </w:t>
      </w:r>
      <w:r w:rsidRPr="00993D6E">
        <w:rPr>
          <w:b/>
          <w:bCs/>
        </w:rPr>
        <w:t>QuartierePorto</w:t>
      </w:r>
      <w:r>
        <w:t xml:space="preserve"> eseguo 7-Zip e salvo tutti files presenti</w:t>
      </w:r>
      <w:r w:rsidR="00993D6E">
        <w:t xml:space="preserve"> e otteniamo </w:t>
      </w:r>
      <w:r w:rsidR="00993D6E" w:rsidRPr="00993D6E">
        <w:rPr>
          <w:b/>
          <w:bCs/>
        </w:rPr>
        <w:t>QuartierePorto.7z</w:t>
      </w:r>
      <w:r w:rsidR="00320190">
        <w:rPr>
          <w:b/>
          <w:bCs/>
        </w:rPr>
        <w:t xml:space="preserve"> </w:t>
      </w:r>
      <w:r w:rsidR="00465EC1">
        <w:rPr>
          <w:b/>
          <w:bCs/>
        </w:rPr>
        <w:br/>
      </w:r>
      <w:r w:rsidR="00465EC1">
        <w:t>Il file zip creato deve essere rinominato, per identificare una versione, ad esempio aggiungendo un suffisso come _v2 o @AAAAMMDD_hhmmss (vedi salvag.bat)</w:t>
      </w:r>
    </w:p>
    <w:p w14:paraId="7393C8CC" w14:textId="77777777" w:rsidR="00207D38" w:rsidRDefault="00320190" w:rsidP="00456EE3">
      <w:pPr>
        <w:pStyle w:val="Titolo3"/>
        <w:pPrChange w:id="61" w:author="Ruggero Rostirolla" w:date="2026-02-02T08:43:00Z" w16du:dateUtc="2026-02-02T07:43:00Z">
          <w:pPr>
            <w:pStyle w:val="Titolo4"/>
          </w:pPr>
        </w:pPrChange>
      </w:pPr>
      <w:r>
        <w:t>La struttura del sito</w:t>
      </w:r>
    </w:p>
    <w:p w14:paraId="77FB300A" w14:textId="708DEF69" w:rsidR="00320190" w:rsidRDefault="00207D38" w:rsidP="00320190">
      <w:r>
        <w:t>E’</w:t>
      </w:r>
      <w:r w:rsidR="00320190">
        <w:t xml:space="preserve"> la seguente</w:t>
      </w:r>
    </w:p>
    <w:p w14:paraId="71263386" w14:textId="77777777" w:rsidR="00014C61" w:rsidRDefault="00AD24FD" w:rsidP="00FB60F5">
      <w:pPr>
        <w:pStyle w:val="Paragrafoelenco"/>
        <w:numPr>
          <w:ilvl w:val="0"/>
          <w:numId w:val="21"/>
        </w:numPr>
        <w:pPrChange w:id="62" w:author="Ruggero Rostirolla" w:date="2026-02-02T08:43:00Z" w16du:dateUtc="2026-02-02T07:43:00Z">
          <w:pPr/>
        </w:pPrChange>
      </w:pPr>
      <w:r>
        <w:t xml:space="preserve">La directory Assets è quella che viene richiamata </w:t>
      </w:r>
      <w:r w:rsidR="00320190">
        <w:br/>
        <w:t>C:\Users\User\Documents\GitHub\QuartierePorto\Assets</w:t>
      </w:r>
    </w:p>
    <w:p w14:paraId="76BCE243" w14:textId="45DE0302" w:rsidR="00AD24FD" w:rsidRDefault="00AD24FD" w:rsidP="00FB60F5">
      <w:pPr>
        <w:pStyle w:val="Paragrafoelenco"/>
        <w:numPr>
          <w:ilvl w:val="0"/>
          <w:numId w:val="21"/>
        </w:numPr>
        <w:spacing w:after="0"/>
        <w:pPrChange w:id="63" w:author="Ruggero Rostirolla" w:date="2026-02-02T08:43:00Z" w16du:dateUtc="2026-02-02T07:43:00Z">
          <w:pPr>
            <w:spacing w:after="0"/>
          </w:pPr>
        </w:pPrChange>
      </w:pPr>
      <w:r>
        <w:t>Per l’audio abbiamo gli mp3 che sono richiamate dal file texts.json, ad esempio</w:t>
      </w:r>
      <w:r>
        <w:br/>
      </w:r>
      <w:r w:rsidRPr="00AD24FD">
        <w:t> "pittoricarracci": {</w:t>
      </w:r>
    </w:p>
    <w:p w14:paraId="7311998A" w14:textId="77777777" w:rsidR="00AD24FD" w:rsidRPr="00AD24FD" w:rsidRDefault="00AD24FD" w:rsidP="0081507A">
      <w:pPr>
        <w:pStyle w:val="Paragrafoelenco"/>
        <w:numPr>
          <w:ilvl w:val="1"/>
          <w:numId w:val="21"/>
        </w:numPr>
        <w:spacing w:after="0"/>
        <w:pPrChange w:id="64" w:author="Ruggero Rostirolla" w:date="2026-02-02T08:43:00Z" w16du:dateUtc="2026-02-02T07:43:00Z">
          <w:pPr>
            <w:spacing w:after="0"/>
          </w:pPr>
        </w:pPrChange>
      </w:pPr>
      <w:r w:rsidRPr="00AD24FD">
        <w:t>"audioSource": "it/manifattura.mp3"</w:t>
      </w:r>
    </w:p>
    <w:p w14:paraId="26A8B77B" w14:textId="539E51FA" w:rsidR="00320190" w:rsidRDefault="00320190" w:rsidP="00FB60F5">
      <w:pPr>
        <w:pStyle w:val="Paragrafoelenco"/>
        <w:numPr>
          <w:ilvl w:val="0"/>
          <w:numId w:val="21"/>
        </w:numPr>
        <w:spacing w:after="0"/>
        <w:pPrChange w:id="65" w:author="Ruggero Rostirolla" w:date="2026-02-02T08:43:00Z" w16du:dateUtc="2026-02-02T07:43:00Z">
          <w:pPr>
            <w:spacing w:after="0"/>
          </w:pPr>
        </w:pPrChange>
      </w:pPr>
      <w:r>
        <w:t>C:\Users\User\Documents\GitHub\QuartierePorto\Assets\Audio</w:t>
      </w:r>
    </w:p>
    <w:p w14:paraId="4540ED60" w14:textId="77777777" w:rsidR="00320190" w:rsidRDefault="00320190" w:rsidP="0047513D">
      <w:pPr>
        <w:spacing w:after="0"/>
        <w:rPr>
          <w:del w:id="66" w:author="Ruggero Rostirolla" w:date="2026-02-02T08:43:00Z" w16du:dateUtc="2026-02-02T07:43:00Z"/>
        </w:rPr>
      </w:pPr>
      <w:r w:rsidRPr="0081507A">
        <w:rPr>
          <w:sz w:val="22"/>
          <w:rPrChange w:id="67" w:author="Ruggero Rostirolla" w:date="2026-02-02T08:43:00Z" w16du:dateUtc="2026-02-02T07:43:00Z">
            <w:rPr/>
          </w:rPrChange>
        </w:rPr>
        <w:t>C:\Users\User\Documents\GitHub\QuartierePorto\Assets\Audio\</w:t>
      </w:r>
      <w:del w:id="68" w:author="Ruggero Rostirolla" w:date="2026-02-02T08:43:00Z" w16du:dateUtc="2026-02-02T07:43:00Z">
        <w:r>
          <w:delText>de</w:delText>
        </w:r>
      </w:del>
    </w:p>
    <w:p w14:paraId="0E59C16B" w14:textId="66DF471A" w:rsidR="00320190" w:rsidRPr="0081507A" w:rsidRDefault="00320190" w:rsidP="00FB60F5">
      <w:pPr>
        <w:pStyle w:val="Paragrafoelenco"/>
        <w:numPr>
          <w:ilvl w:val="1"/>
          <w:numId w:val="21"/>
        </w:numPr>
        <w:spacing w:after="0"/>
        <w:rPr>
          <w:sz w:val="22"/>
          <w:rPrChange w:id="69" w:author="Ruggero Rostirolla" w:date="2026-02-02T08:43:00Z" w16du:dateUtc="2026-02-02T07:43:00Z">
            <w:rPr/>
          </w:rPrChange>
        </w:rPr>
        <w:pPrChange w:id="70" w:author="Ruggero Rostirolla" w:date="2026-02-02T08:43:00Z" w16du:dateUtc="2026-02-02T07:43:00Z">
          <w:pPr>
            <w:spacing w:after="0"/>
          </w:pPr>
        </w:pPrChange>
      </w:pPr>
      <w:del w:id="71" w:author="Ruggero Rostirolla" w:date="2026-02-02T08:43:00Z" w16du:dateUtc="2026-02-02T07:43:00Z">
        <w:r>
          <w:delText>C:\Users\User\Documents\GitHub\QuartierePorto\Assets\Audio\</w:delText>
        </w:r>
      </w:del>
      <w:r w:rsidRPr="0081507A">
        <w:rPr>
          <w:sz w:val="22"/>
          <w:rPrChange w:id="72" w:author="Ruggero Rostirolla" w:date="2026-02-02T08:43:00Z" w16du:dateUtc="2026-02-02T07:43:00Z">
            <w:rPr/>
          </w:rPrChange>
        </w:rPr>
        <w:t>en</w:t>
      </w:r>
    </w:p>
    <w:p w14:paraId="245DCC9C" w14:textId="77777777" w:rsidR="00320190" w:rsidRPr="0081507A" w:rsidRDefault="00320190" w:rsidP="00FB60F5">
      <w:pPr>
        <w:pStyle w:val="Paragrafoelenco"/>
        <w:numPr>
          <w:ilvl w:val="1"/>
          <w:numId w:val="21"/>
        </w:numPr>
        <w:spacing w:after="0"/>
        <w:rPr>
          <w:sz w:val="22"/>
          <w:rPrChange w:id="73" w:author="Ruggero Rostirolla" w:date="2026-02-02T08:43:00Z" w16du:dateUtc="2026-02-02T07:43:00Z">
            <w:rPr/>
          </w:rPrChange>
        </w:rPr>
        <w:pPrChange w:id="74" w:author="Ruggero Rostirolla" w:date="2026-02-02T08:43:00Z" w16du:dateUtc="2026-02-02T07:43:00Z">
          <w:pPr>
            <w:spacing w:after="0"/>
          </w:pPr>
        </w:pPrChange>
      </w:pPr>
      <w:r w:rsidRPr="0081507A">
        <w:rPr>
          <w:sz w:val="22"/>
          <w:rPrChange w:id="75" w:author="Ruggero Rostirolla" w:date="2026-02-02T08:43:00Z" w16du:dateUtc="2026-02-02T07:43:00Z">
            <w:rPr/>
          </w:rPrChange>
        </w:rPr>
        <w:t>C:\Users\User\Documents\GitHub\QuartierePorto\Assets\Audio\es</w:t>
      </w:r>
    </w:p>
    <w:p w14:paraId="3D7F52FD" w14:textId="77777777" w:rsidR="00320190" w:rsidRPr="0081507A" w:rsidRDefault="00320190" w:rsidP="00FB60F5">
      <w:pPr>
        <w:pStyle w:val="Paragrafoelenco"/>
        <w:numPr>
          <w:ilvl w:val="1"/>
          <w:numId w:val="21"/>
        </w:numPr>
        <w:spacing w:after="0"/>
        <w:rPr>
          <w:sz w:val="22"/>
          <w:rPrChange w:id="76" w:author="Ruggero Rostirolla" w:date="2026-02-02T08:43:00Z" w16du:dateUtc="2026-02-02T07:43:00Z">
            <w:rPr/>
          </w:rPrChange>
        </w:rPr>
        <w:pPrChange w:id="77" w:author="Ruggero Rostirolla" w:date="2026-02-02T08:43:00Z" w16du:dateUtc="2026-02-02T07:43:00Z">
          <w:pPr>
            <w:spacing w:after="0"/>
          </w:pPr>
        </w:pPrChange>
      </w:pPr>
      <w:r w:rsidRPr="0081507A">
        <w:rPr>
          <w:sz w:val="22"/>
          <w:rPrChange w:id="78" w:author="Ruggero Rostirolla" w:date="2026-02-02T08:43:00Z" w16du:dateUtc="2026-02-02T07:43:00Z">
            <w:rPr/>
          </w:rPrChange>
        </w:rPr>
        <w:t>C:\Users\User\Documents\GitHub\QuartierePorto\Assets\Audio\fr</w:t>
      </w:r>
    </w:p>
    <w:p w14:paraId="336E41DD" w14:textId="56BDB939" w:rsidR="00FB60F5" w:rsidRPr="0081507A" w:rsidRDefault="00320190" w:rsidP="00FB60F5">
      <w:pPr>
        <w:pStyle w:val="Paragrafoelenco"/>
        <w:numPr>
          <w:ilvl w:val="1"/>
          <w:numId w:val="21"/>
        </w:numPr>
        <w:spacing w:after="0"/>
        <w:rPr>
          <w:sz w:val="22"/>
          <w:rPrChange w:id="79" w:author="Ruggero Rostirolla" w:date="2026-02-02T08:43:00Z" w16du:dateUtc="2026-02-02T07:43:00Z">
            <w:rPr/>
          </w:rPrChange>
        </w:rPr>
        <w:pPrChange w:id="80" w:author="Ruggero Rostirolla" w:date="2026-02-02T08:43:00Z" w16du:dateUtc="2026-02-02T07:43:00Z">
          <w:pPr>
            <w:spacing w:after="0"/>
          </w:pPr>
        </w:pPrChange>
      </w:pPr>
      <w:r w:rsidRPr="0081507A">
        <w:rPr>
          <w:sz w:val="22"/>
          <w:rPrChange w:id="81" w:author="Ruggero Rostirolla" w:date="2026-02-02T08:43:00Z" w16du:dateUtc="2026-02-02T07:43:00Z">
            <w:rPr/>
          </w:rPrChange>
        </w:rPr>
        <w:t>C:\Users\User\Documents\GitHub\QuartierePorto\Assets\Audio\it</w:t>
      </w:r>
    </w:p>
    <w:p w14:paraId="1EB79860" w14:textId="77777777" w:rsidR="00320190" w:rsidRDefault="00320190" w:rsidP="0047513D">
      <w:pPr>
        <w:spacing w:after="0"/>
        <w:rPr>
          <w:del w:id="82" w:author="Ruggero Rostirolla" w:date="2026-02-02T08:43:00Z" w16du:dateUtc="2026-02-02T07:43:00Z"/>
        </w:rPr>
      </w:pPr>
      <w:del w:id="83" w:author="Ruggero Rostirolla" w:date="2026-02-02T08:43:00Z" w16du:dateUtc="2026-02-02T07:43:00Z">
        <w:r>
          <w:delText>C:\Users\User\Documents\GitHub\QuartierePorto\Assets\Audio\ma</w:delText>
        </w:r>
      </w:del>
    </w:p>
    <w:p w14:paraId="045D4BE2" w14:textId="77777777" w:rsidR="00320190" w:rsidRDefault="00320190" w:rsidP="0047513D">
      <w:pPr>
        <w:spacing w:after="0"/>
        <w:rPr>
          <w:del w:id="84" w:author="Ruggero Rostirolla" w:date="2026-02-02T08:43:00Z" w16du:dateUtc="2026-02-02T07:43:00Z"/>
        </w:rPr>
      </w:pPr>
      <w:del w:id="85" w:author="Ruggero Rostirolla" w:date="2026-02-02T08:43:00Z" w16du:dateUtc="2026-02-02T07:43:00Z">
        <w:r>
          <w:delText>C:\Users\User\Documents\GitHub\QuartierePorto\Assets\Audio\pt</w:delText>
        </w:r>
      </w:del>
    </w:p>
    <w:p w14:paraId="27492652" w14:textId="05BDDAA8" w:rsidR="00FB60F5" w:rsidRDefault="00FB60F5" w:rsidP="00FB60F5">
      <w:pPr>
        <w:spacing w:after="0"/>
        <w:rPr>
          <w:ins w:id="86" w:author="Ruggero Rostirolla" w:date="2026-02-02T08:43:00Z" w16du:dateUtc="2026-02-02T07:43:00Z"/>
        </w:rPr>
      </w:pPr>
      <w:ins w:id="87" w:author="Ruggero Rostirolla" w:date="2026-02-02T08:43:00Z" w16du:dateUtc="2026-02-02T07:43:00Z">
        <w:r>
          <w:t xml:space="preserve">     </w:t>
        </w:r>
      </w:ins>
    </w:p>
    <w:p w14:paraId="4A220955" w14:textId="77777777" w:rsidR="0081507A" w:rsidRDefault="00FB60F5" w:rsidP="0081507A">
      <w:pPr>
        <w:pStyle w:val="Paragrafoelenco"/>
        <w:numPr>
          <w:ilvl w:val="0"/>
          <w:numId w:val="21"/>
        </w:numPr>
        <w:spacing w:after="0"/>
        <w:rPr>
          <w:ins w:id="88" w:author="Ruggero Rostirolla" w:date="2026-02-02T08:43:00Z" w16du:dateUtc="2026-02-02T07:43:00Z"/>
        </w:rPr>
      </w:pPr>
      <w:ins w:id="89" w:author="Ruggero Rostirolla" w:date="2026-02-02T08:43:00Z" w16du:dateUtc="2026-02-02T07:43:00Z">
        <w:r>
          <w:t>Il testo con la sintesi accattivante della pagina</w:t>
        </w:r>
      </w:ins>
    </w:p>
    <w:p w14:paraId="33711A61" w14:textId="4103CED1" w:rsidR="00320190" w:rsidRPr="0081507A" w:rsidRDefault="00320190" w:rsidP="0081507A">
      <w:pPr>
        <w:pStyle w:val="Paragrafoelenco"/>
        <w:numPr>
          <w:ilvl w:val="1"/>
          <w:numId w:val="21"/>
        </w:numPr>
        <w:spacing w:after="0"/>
        <w:rPr>
          <w:sz w:val="22"/>
          <w:rPrChange w:id="90" w:author="Ruggero Rostirolla" w:date="2026-02-02T08:43:00Z" w16du:dateUtc="2026-02-02T07:43:00Z">
            <w:rPr/>
          </w:rPrChange>
        </w:rPr>
        <w:pPrChange w:id="91" w:author="Ruggero Rostirolla" w:date="2026-02-02T08:43:00Z" w16du:dateUtc="2026-02-02T07:43:00Z">
          <w:pPr>
            <w:spacing w:after="0"/>
          </w:pPr>
        </w:pPrChange>
      </w:pPr>
      <w:r w:rsidRPr="0081507A">
        <w:rPr>
          <w:sz w:val="22"/>
          <w:rPrChange w:id="92" w:author="Ruggero Rostirolla" w:date="2026-02-02T08:43:00Z" w16du:dateUtc="2026-02-02T07:43:00Z">
            <w:rPr/>
          </w:rPrChange>
        </w:rPr>
        <w:t>C:\Users\User\Documents\GitHub\QuartierePorto\Assets\Audio\en\testo_audio</w:t>
      </w:r>
    </w:p>
    <w:p w14:paraId="150DD78E" w14:textId="77777777" w:rsidR="00320190" w:rsidRPr="0081507A" w:rsidRDefault="00320190" w:rsidP="0081507A">
      <w:pPr>
        <w:pStyle w:val="Paragrafoelenco"/>
        <w:numPr>
          <w:ilvl w:val="1"/>
          <w:numId w:val="21"/>
        </w:numPr>
        <w:spacing w:after="0"/>
        <w:rPr>
          <w:sz w:val="22"/>
          <w:rPrChange w:id="93" w:author="Ruggero Rostirolla" w:date="2026-02-02T08:43:00Z" w16du:dateUtc="2026-02-02T07:43:00Z">
            <w:rPr/>
          </w:rPrChange>
        </w:rPr>
        <w:pPrChange w:id="94" w:author="Ruggero Rostirolla" w:date="2026-02-02T08:43:00Z" w16du:dateUtc="2026-02-02T07:43:00Z">
          <w:pPr>
            <w:spacing w:after="0"/>
          </w:pPr>
        </w:pPrChange>
      </w:pPr>
      <w:r w:rsidRPr="0081507A">
        <w:rPr>
          <w:sz w:val="22"/>
          <w:rPrChange w:id="95" w:author="Ruggero Rostirolla" w:date="2026-02-02T08:43:00Z" w16du:dateUtc="2026-02-02T07:43:00Z">
            <w:rPr/>
          </w:rPrChange>
        </w:rPr>
        <w:t>C:\Users\User\Documents\GitHub\QuartierePorto\Assets\Audio\es\testo_audio</w:t>
      </w:r>
    </w:p>
    <w:p w14:paraId="4F130DAB" w14:textId="77777777" w:rsidR="00320190" w:rsidRPr="0081507A" w:rsidRDefault="00320190" w:rsidP="0081507A">
      <w:pPr>
        <w:pStyle w:val="Paragrafoelenco"/>
        <w:numPr>
          <w:ilvl w:val="1"/>
          <w:numId w:val="21"/>
        </w:numPr>
        <w:spacing w:after="0"/>
        <w:rPr>
          <w:sz w:val="22"/>
          <w:rPrChange w:id="96" w:author="Ruggero Rostirolla" w:date="2026-02-02T08:43:00Z" w16du:dateUtc="2026-02-02T07:43:00Z">
            <w:rPr/>
          </w:rPrChange>
        </w:rPr>
        <w:pPrChange w:id="97" w:author="Ruggero Rostirolla" w:date="2026-02-02T08:43:00Z" w16du:dateUtc="2026-02-02T07:43:00Z">
          <w:pPr>
            <w:spacing w:after="0"/>
          </w:pPr>
        </w:pPrChange>
      </w:pPr>
      <w:r w:rsidRPr="0081507A">
        <w:rPr>
          <w:sz w:val="22"/>
          <w:rPrChange w:id="98" w:author="Ruggero Rostirolla" w:date="2026-02-02T08:43:00Z" w16du:dateUtc="2026-02-02T07:43:00Z">
            <w:rPr/>
          </w:rPrChange>
        </w:rPr>
        <w:t>C:\Users\User\Documents\GitHub\QuartierePorto\Assets\Audio\fr\testo_audio</w:t>
      </w:r>
    </w:p>
    <w:p w14:paraId="1B811BC8" w14:textId="308DBCAB" w:rsidR="00FB60F5" w:rsidRPr="0081507A" w:rsidRDefault="00320190" w:rsidP="0081507A">
      <w:pPr>
        <w:pStyle w:val="Paragrafoelenco"/>
        <w:numPr>
          <w:ilvl w:val="1"/>
          <w:numId w:val="21"/>
        </w:numPr>
        <w:spacing w:after="0"/>
        <w:rPr>
          <w:sz w:val="22"/>
          <w:rPrChange w:id="99" w:author="Ruggero Rostirolla" w:date="2026-02-02T08:43:00Z" w16du:dateUtc="2026-02-02T07:43:00Z">
            <w:rPr/>
          </w:rPrChange>
        </w:rPr>
        <w:pPrChange w:id="100" w:author="Ruggero Rostirolla" w:date="2026-02-02T08:43:00Z" w16du:dateUtc="2026-02-02T07:43:00Z">
          <w:pPr>
            <w:spacing w:after="0"/>
          </w:pPr>
        </w:pPrChange>
      </w:pPr>
      <w:r w:rsidRPr="0081507A">
        <w:rPr>
          <w:sz w:val="22"/>
          <w:rPrChange w:id="101" w:author="Ruggero Rostirolla" w:date="2026-02-02T08:43:00Z" w16du:dateUtc="2026-02-02T07:43:00Z">
            <w:rPr/>
          </w:rPrChange>
        </w:rPr>
        <w:t>C:\Users\User\Documents\GitHub\QuartierePorto\Assets\Audio\it\testo_audio</w:t>
      </w:r>
      <w:del w:id="102" w:author="Ruggero Rostirolla" w:date="2026-02-02T08:43:00Z" w16du:dateUtc="2026-02-02T07:43:00Z">
        <w:r w:rsidR="00AD24FD">
          <w:br w:type="page"/>
        </w:r>
      </w:del>
      <w:moveFromRangeStart w:id="103" w:author="Ruggero Rostirolla" w:date="2026-02-02T08:43:00Z" w:name="move220914204"/>
      <w:moveFrom w:id="104" w:author="Ruggero Rostirolla" w:date="2026-02-02T08:43:00Z" w16du:dateUtc="2026-02-02T07:43:00Z">
        <w:r w:rsidR="00AD24FD">
          <w:lastRenderedPageBreak/>
          <w:t>Le immagini che sono richiamate dal file texts.json, ad esempio</w:t>
        </w:r>
        <w:r w:rsidR="00AD24FD">
          <w:br/>
        </w:r>
        <w:r w:rsidR="00AD24FD" w:rsidRPr="00AD24FD">
          <w:t xml:space="preserve"> "pittoricarracci": </w:t>
        </w:r>
      </w:moveFrom>
      <w:moveFromRangeEnd w:id="103"/>
      <w:del w:id="105" w:author="Ruggero Rostirolla" w:date="2026-02-02T08:43:00Z" w16du:dateUtc="2026-02-02T07:43:00Z">
        <w:r w:rsidR="00AD24FD" w:rsidRPr="00AD24FD">
          <w:delText>{</w:delText>
        </w:r>
      </w:del>
    </w:p>
    <w:p w14:paraId="69C509EF" w14:textId="488BB8FF" w:rsidR="00AD24FD" w:rsidRPr="00AD24FD" w:rsidRDefault="00AD24FD" w:rsidP="00FB60F5">
      <w:pPr>
        <w:pStyle w:val="Paragrafoelenco"/>
        <w:numPr>
          <w:ilvl w:val="0"/>
          <w:numId w:val="21"/>
        </w:numPr>
        <w:spacing w:after="0"/>
        <w:rPr>
          <w:ins w:id="106" w:author="Ruggero Rostirolla" w:date="2026-02-02T08:43:00Z" w16du:dateUtc="2026-02-02T07:43:00Z"/>
        </w:rPr>
      </w:pPr>
      <w:moveToRangeStart w:id="107" w:author="Ruggero Rostirolla" w:date="2026-02-02T08:43:00Z" w:name="move220914204"/>
      <w:moveTo w:id="108" w:author="Ruggero Rostirolla" w:date="2026-02-02T08:43:00Z" w16du:dateUtc="2026-02-02T07:43:00Z">
        <w:r>
          <w:t xml:space="preserve">Le immagini che sono richiamate dal file </w:t>
        </w:r>
        <w:proofErr w:type="spellStart"/>
        <w:proofErr w:type="gramStart"/>
        <w:r>
          <w:t>texts.json</w:t>
        </w:r>
        <w:proofErr w:type="spellEnd"/>
        <w:proofErr w:type="gramEnd"/>
        <w:r>
          <w:t>, ad esempio</w:t>
        </w:r>
        <w:r>
          <w:br/>
        </w:r>
        <w:r w:rsidRPr="00AD24FD">
          <w:t> "</w:t>
        </w:r>
        <w:proofErr w:type="spellStart"/>
        <w:r w:rsidRPr="00AD24FD">
          <w:t>pittoricarracci</w:t>
        </w:r>
        <w:proofErr w:type="spellEnd"/>
        <w:r w:rsidRPr="00AD24FD">
          <w:t xml:space="preserve">": </w:t>
        </w:r>
      </w:moveTo>
      <w:moveToRangeEnd w:id="107"/>
      <w:del w:id="109" w:author="Ruggero Rostirolla" w:date="2026-02-02T08:43:00Z" w16du:dateUtc="2026-02-02T07:43:00Z">
        <w:r w:rsidRPr="00AD24FD">
          <w:delText xml:space="preserve">        </w:delText>
        </w:r>
      </w:del>
    </w:p>
    <w:p w14:paraId="5F818066" w14:textId="056FD2D6" w:rsidR="00AD24FD" w:rsidRPr="00AD24FD" w:rsidRDefault="00AD24FD" w:rsidP="00FB60F5">
      <w:pPr>
        <w:pStyle w:val="Paragrafoelenco"/>
        <w:numPr>
          <w:ilvl w:val="0"/>
          <w:numId w:val="22"/>
        </w:numPr>
        <w:spacing w:after="0"/>
        <w:ind w:left="1440"/>
        <w:pPrChange w:id="110" w:author="Ruggero Rostirolla" w:date="2026-02-02T08:43:00Z" w16du:dateUtc="2026-02-02T07:43:00Z">
          <w:pPr>
            <w:spacing w:after="0"/>
          </w:pPr>
        </w:pPrChange>
      </w:pPr>
      <w:r w:rsidRPr="00AD24FD">
        <w:t>"imageSource</w:t>
      </w:r>
      <w:r w:rsidR="00014C61">
        <w:t>2</w:t>
      </w:r>
      <w:r w:rsidRPr="00AD24FD">
        <w:t>": "</w:t>
      </w:r>
      <w:proofErr w:type="spellStart"/>
      <w:r w:rsidRPr="00AD24FD">
        <w:t>pittoricarracci</w:t>
      </w:r>
      <w:proofErr w:type="spellEnd"/>
      <w:r w:rsidRPr="00AD24FD">
        <w:t>/grande_macelleria.jpg",</w:t>
      </w:r>
    </w:p>
    <w:p w14:paraId="0627A479" w14:textId="3344F66A" w:rsidR="00AD24FD" w:rsidRPr="00AD24FD" w:rsidRDefault="00AD24FD" w:rsidP="00FB60F5">
      <w:pPr>
        <w:pStyle w:val="Paragrafoelenco"/>
        <w:numPr>
          <w:ilvl w:val="0"/>
          <w:numId w:val="22"/>
        </w:numPr>
        <w:spacing w:after="0"/>
        <w:ind w:left="1440"/>
        <w:pPrChange w:id="111" w:author="Ruggero Rostirolla" w:date="2026-02-02T08:43:00Z" w16du:dateUtc="2026-02-02T07:43:00Z">
          <w:pPr>
            <w:spacing w:after="0"/>
          </w:pPr>
        </w:pPrChange>
      </w:pPr>
      <w:del w:id="112" w:author="Ruggero Rostirolla" w:date="2026-02-02T08:43:00Z" w16du:dateUtc="2026-02-02T07:43:00Z">
        <w:r w:rsidRPr="00AD24FD">
          <w:delText xml:space="preserve">        </w:delText>
        </w:r>
      </w:del>
      <w:r w:rsidRPr="00AD24FD">
        <w:t>"imageSource</w:t>
      </w:r>
      <w:r w:rsidR="00014C61">
        <w:t>3</w:t>
      </w:r>
      <w:r w:rsidRPr="00AD24FD">
        <w:t>": "</w:t>
      </w:r>
      <w:proofErr w:type="spellStart"/>
      <w:r w:rsidRPr="00AD24FD">
        <w:t>pittoricarracci</w:t>
      </w:r>
      <w:proofErr w:type="spellEnd"/>
      <w:r w:rsidRPr="00AD24FD">
        <w:t>/piccola_macelleria.jpg",</w:t>
      </w:r>
    </w:p>
    <w:p w14:paraId="63E3E9BE" w14:textId="77777777" w:rsidR="0047513D" w:rsidRDefault="0047513D" w:rsidP="00FB60F5">
      <w:pPr>
        <w:ind w:left="1068"/>
        <w:pPrChange w:id="113" w:author="Ruggero Rostirolla" w:date="2026-02-02T08:43:00Z" w16du:dateUtc="2026-02-02T07:43:00Z">
          <w:pPr/>
        </w:pPrChange>
      </w:pPr>
    </w:p>
    <w:p w14:paraId="77AE09EF" w14:textId="77777777" w:rsidR="00320190" w:rsidRDefault="00014C61" w:rsidP="00320190">
      <w:pPr>
        <w:rPr>
          <w:del w:id="114" w:author="Ruggero Rostirolla" w:date="2026-02-02T08:43:00Z" w16du:dateUtc="2026-02-02T07:43:00Z"/>
        </w:rPr>
      </w:pPr>
      <w:r>
        <w:t>Ogni pagina ha una directory che contiene le immagini presenti nel</w:t>
      </w:r>
      <w:r w:rsidR="008F0333">
        <w:t xml:space="preserve">la pagina. </w:t>
      </w:r>
      <w:r w:rsidR="008F0333">
        <w:br/>
        <w:t>Un esempio: abbiamo la pagina con ID pittoricarracci e allora abbiamo la seguente directory:</w:t>
      </w:r>
    </w:p>
    <w:p w14:paraId="010AF094" w14:textId="6AC01653" w:rsidR="00320190" w:rsidRDefault="0081507A" w:rsidP="00320190">
      <w:ins w:id="115" w:author="Ruggero Rostirolla" w:date="2026-02-02T08:43:00Z" w16du:dateUtc="2026-02-02T07:43:00Z">
        <w:r>
          <w:br/>
        </w:r>
      </w:ins>
      <w:r w:rsidR="00320190">
        <w:t>C:\Users\User\Documents\GitHub\QuartierePorto\Assets\images\pittoricarracci</w:t>
      </w:r>
    </w:p>
    <w:p w14:paraId="66F4AE01" w14:textId="66255BC5" w:rsidR="0081507A" w:rsidRDefault="008F0333" w:rsidP="0047513D">
      <w:pPr>
        <w:spacing w:after="0"/>
        <w:rPr>
          <w:ins w:id="116" w:author="Ruggero Rostirolla" w:date="2026-02-02T08:43:00Z" w16du:dateUtc="2026-02-02T07:43:00Z"/>
        </w:rPr>
      </w:pPr>
      <w:r>
        <w:t>Questa directory contiene le due immagini</w:t>
      </w:r>
      <w:del w:id="117" w:author="Ruggero Rostirolla" w:date="2026-02-02T08:43:00Z" w16du:dateUtc="2026-02-02T07:43:00Z">
        <w:r>
          <w:br/>
        </w:r>
      </w:del>
      <w:ins w:id="118" w:author="Ruggero Rostirolla" w:date="2026-02-02T08:43:00Z" w16du:dateUtc="2026-02-02T07:43:00Z">
        <w:r w:rsidR="0081507A">
          <w:t>:</w:t>
        </w:r>
      </w:ins>
    </w:p>
    <w:p w14:paraId="0D1B4E28" w14:textId="3D3681DF" w:rsidR="008F0333" w:rsidRPr="0081507A" w:rsidRDefault="008F0333" w:rsidP="0081507A">
      <w:pPr>
        <w:pStyle w:val="Paragrafoelenco"/>
        <w:numPr>
          <w:ilvl w:val="0"/>
          <w:numId w:val="24"/>
        </w:numPr>
        <w:spacing w:after="0"/>
        <w:rPr>
          <w:sz w:val="22"/>
          <w:rPrChange w:id="119" w:author="Ruggero Rostirolla" w:date="2026-02-02T08:43:00Z" w16du:dateUtc="2026-02-02T07:43:00Z">
            <w:rPr/>
          </w:rPrChange>
        </w:rPr>
        <w:pPrChange w:id="120" w:author="Ruggero Rostirolla" w:date="2026-02-02T08:43:00Z" w16du:dateUtc="2026-02-02T07:43:00Z">
          <w:pPr>
            <w:spacing w:after="0"/>
          </w:pPr>
        </w:pPrChange>
      </w:pPr>
      <w:r w:rsidRPr="0081507A">
        <w:rPr>
          <w:sz w:val="22"/>
          <w:rPrChange w:id="121" w:author="Ruggero Rostirolla" w:date="2026-02-02T08:43:00Z" w16du:dateUtc="2026-02-02T07:43:00Z">
            <w:rPr/>
          </w:rPrChange>
        </w:rPr>
        <w:t>C:\Users\User\Documents\GitHub\QuartierePorto\Assets\images\pittoricarracci\grande_macelleria.jpg</w:t>
      </w:r>
    </w:p>
    <w:p w14:paraId="5DE9D023" w14:textId="6B920B00" w:rsidR="008F0333" w:rsidRPr="0081507A" w:rsidRDefault="008F0333" w:rsidP="0081507A">
      <w:pPr>
        <w:pStyle w:val="Paragrafoelenco"/>
        <w:numPr>
          <w:ilvl w:val="0"/>
          <w:numId w:val="24"/>
        </w:numPr>
        <w:spacing w:after="0"/>
        <w:rPr>
          <w:sz w:val="22"/>
          <w:rPrChange w:id="122" w:author="Ruggero Rostirolla" w:date="2026-02-02T08:43:00Z" w16du:dateUtc="2026-02-02T07:43:00Z">
            <w:rPr/>
          </w:rPrChange>
        </w:rPr>
        <w:pPrChange w:id="123" w:author="Ruggero Rostirolla" w:date="2026-02-02T08:43:00Z" w16du:dateUtc="2026-02-02T07:43:00Z">
          <w:pPr>
            <w:spacing w:after="0"/>
          </w:pPr>
        </w:pPrChange>
      </w:pPr>
      <w:r w:rsidRPr="0081507A">
        <w:rPr>
          <w:sz w:val="22"/>
          <w:rPrChange w:id="124" w:author="Ruggero Rostirolla" w:date="2026-02-02T08:43:00Z" w16du:dateUtc="2026-02-02T07:43:00Z">
            <w:rPr/>
          </w:rPrChange>
        </w:rPr>
        <w:t>C:\Users\User\Documents\GitHub\QuartierePorto\Assets\images\pittoricarracci\piccola_macelleria.jpg</w:t>
      </w:r>
    </w:p>
    <w:p w14:paraId="5F11526D" w14:textId="77777777" w:rsidR="0081507A" w:rsidRDefault="0081507A" w:rsidP="00FB60F5"/>
    <w:p w14:paraId="6667F290" w14:textId="423E8ACE" w:rsidR="0081507A" w:rsidRDefault="008F0333" w:rsidP="0081507A">
      <w:r>
        <w:t xml:space="preserve">I testi che saranno in tutte le lingue it, fr, en </w:t>
      </w:r>
      <w:proofErr w:type="gramStart"/>
      <w:r>
        <w:t>e</w:t>
      </w:r>
      <w:proofErr w:type="gramEnd"/>
      <w:r>
        <w:t xml:space="preserve"> es sono caricati in file </w:t>
      </w:r>
      <w:proofErr w:type="spellStart"/>
      <w:proofErr w:type="gramStart"/>
      <w:r>
        <w:t>texts.json</w:t>
      </w:r>
      <w:proofErr w:type="spellEnd"/>
      <w:proofErr w:type="gramEnd"/>
      <w:r>
        <w:t xml:space="preserve"> e sono in</w:t>
      </w:r>
      <w:del w:id="125" w:author="Ruggero Rostirolla" w:date="2026-02-02T08:43:00Z" w16du:dateUtc="2026-02-02T07:43:00Z">
        <w:r>
          <w:delText xml:space="preserve"> </w:delText>
        </w:r>
      </w:del>
      <w:ins w:id="126" w:author="Ruggero Rostirolla" w:date="2026-02-02T08:43:00Z" w16du:dateUtc="2026-02-02T07:43:00Z">
        <w:r w:rsidR="00FB60F5">
          <w:t>:</w:t>
        </w:r>
      </w:ins>
    </w:p>
    <w:p w14:paraId="745FCC70" w14:textId="77777777" w:rsidR="00320190" w:rsidRDefault="00320190" w:rsidP="0047513D">
      <w:pPr>
        <w:spacing w:after="0"/>
        <w:rPr>
          <w:del w:id="127" w:author="Ruggero Rostirolla" w:date="2026-02-02T08:43:00Z" w16du:dateUtc="2026-02-02T07:43:00Z"/>
        </w:rPr>
      </w:pPr>
      <w:r>
        <w:t>C:\Users\User\Documents\GitHub\QuartierePorto\data</w:t>
      </w:r>
    </w:p>
    <w:p w14:paraId="15FB394D" w14:textId="1A32C918" w:rsidR="0081507A" w:rsidRDefault="00FB60F5" w:rsidP="0081507A">
      <w:pPr>
        <w:pPrChange w:id="128" w:author="Ruggero Rostirolla" w:date="2026-02-02T08:43:00Z" w16du:dateUtc="2026-02-02T07:43:00Z">
          <w:pPr>
            <w:spacing w:after="0"/>
          </w:pPr>
        </w:pPrChange>
      </w:pPr>
      <w:ins w:id="129" w:author="Ruggero Rostirolla" w:date="2026-02-02T08:43:00Z" w16du:dateUtc="2026-02-02T07:43:00Z">
        <w:r>
          <w:br/>
        </w:r>
      </w:ins>
      <w:r w:rsidR="00320190">
        <w:t>C:\Users\User\Documents\GitHub\QuartierePorto\data\translations</w:t>
      </w:r>
    </w:p>
    <w:p w14:paraId="7A67E1D7" w14:textId="77777777" w:rsidR="0081507A" w:rsidRPr="0081507A" w:rsidRDefault="00320190" w:rsidP="0081507A">
      <w:pPr>
        <w:pStyle w:val="Paragrafoelenco"/>
        <w:numPr>
          <w:ilvl w:val="0"/>
          <w:numId w:val="27"/>
        </w:numPr>
        <w:pPrChange w:id="130" w:author="Ruggero Rostirolla" w:date="2026-02-02T08:43:00Z" w16du:dateUtc="2026-02-02T07:43:00Z">
          <w:pPr>
            <w:spacing w:after="0"/>
          </w:pPr>
        </w:pPrChange>
      </w:pPr>
      <w:r w:rsidRPr="0081507A">
        <w:rPr>
          <w:sz w:val="22"/>
          <w:rPrChange w:id="131" w:author="Ruggero Rostirolla" w:date="2026-02-02T08:43:00Z" w16du:dateUtc="2026-02-02T07:43:00Z">
            <w:rPr/>
          </w:rPrChange>
        </w:rPr>
        <w:t>C:\Users\User\Documents\GitHub\QuartierePorto\data\translations\en</w:t>
      </w:r>
    </w:p>
    <w:p w14:paraId="671BC56F" w14:textId="77777777" w:rsidR="0081507A" w:rsidRPr="0081507A" w:rsidRDefault="00320190" w:rsidP="0081507A">
      <w:pPr>
        <w:pStyle w:val="Paragrafoelenco"/>
        <w:numPr>
          <w:ilvl w:val="0"/>
          <w:numId w:val="27"/>
        </w:numPr>
        <w:pPrChange w:id="132" w:author="Ruggero Rostirolla" w:date="2026-02-02T08:43:00Z" w16du:dateUtc="2026-02-02T07:43:00Z">
          <w:pPr>
            <w:spacing w:after="0"/>
          </w:pPr>
        </w:pPrChange>
      </w:pPr>
      <w:r w:rsidRPr="0081507A">
        <w:rPr>
          <w:sz w:val="22"/>
          <w:rPrChange w:id="133" w:author="Ruggero Rostirolla" w:date="2026-02-02T08:43:00Z" w16du:dateUtc="2026-02-02T07:43:00Z">
            <w:rPr/>
          </w:rPrChange>
        </w:rPr>
        <w:t>C:\Users\User\Documents\GitHub\QuartierePorto\data\translations\es</w:t>
      </w:r>
    </w:p>
    <w:p w14:paraId="783A7B14" w14:textId="60E9096F" w:rsidR="0081507A" w:rsidRPr="0081507A" w:rsidRDefault="00320190" w:rsidP="0081507A">
      <w:pPr>
        <w:pStyle w:val="Paragrafoelenco"/>
        <w:numPr>
          <w:ilvl w:val="0"/>
          <w:numId w:val="27"/>
        </w:numPr>
        <w:pPrChange w:id="134" w:author="Ruggero Rostirolla" w:date="2026-02-02T08:43:00Z" w16du:dateUtc="2026-02-02T07:43:00Z">
          <w:pPr>
            <w:spacing w:after="0"/>
          </w:pPr>
        </w:pPrChange>
      </w:pPr>
      <w:r w:rsidRPr="0081507A">
        <w:rPr>
          <w:sz w:val="22"/>
          <w:rPrChange w:id="135" w:author="Ruggero Rostirolla" w:date="2026-02-02T08:43:00Z" w16du:dateUtc="2026-02-02T07:43:00Z">
            <w:rPr/>
          </w:rPrChange>
        </w:rPr>
        <w:t>C:\Users\User\Documents\GitHub\QuartierePorto\data\translations\fr</w:t>
      </w:r>
    </w:p>
    <w:p w14:paraId="6CF0918D" w14:textId="2F72128F" w:rsidR="00320190" w:rsidRPr="0081507A" w:rsidRDefault="00320190" w:rsidP="0081507A">
      <w:pPr>
        <w:pStyle w:val="Paragrafoelenco"/>
        <w:numPr>
          <w:ilvl w:val="0"/>
          <w:numId w:val="27"/>
        </w:numPr>
        <w:rPr>
          <w:sz w:val="22"/>
          <w:rPrChange w:id="136" w:author="Ruggero Rostirolla" w:date="2026-02-02T08:43:00Z" w16du:dateUtc="2026-02-02T07:43:00Z">
            <w:rPr/>
          </w:rPrChange>
        </w:rPr>
        <w:pPrChange w:id="137" w:author="Ruggero Rostirolla" w:date="2026-02-02T08:43:00Z" w16du:dateUtc="2026-02-02T07:43:00Z">
          <w:pPr>
            <w:spacing w:after="0"/>
          </w:pPr>
        </w:pPrChange>
      </w:pPr>
      <w:r w:rsidRPr="0081507A">
        <w:rPr>
          <w:sz w:val="22"/>
          <w:rPrChange w:id="138" w:author="Ruggero Rostirolla" w:date="2026-02-02T08:43:00Z" w16du:dateUtc="2026-02-02T07:43:00Z">
            <w:rPr/>
          </w:rPrChange>
        </w:rPr>
        <w:t>C:\Users\User\Documents\GitHub\QuartierePorto\data\translations\it</w:t>
      </w:r>
    </w:p>
    <w:p w14:paraId="25967962" w14:textId="77777777" w:rsidR="0081507A" w:rsidRDefault="0081507A" w:rsidP="0081507A">
      <w:pPr>
        <w:pPrChange w:id="139" w:author="Ruggero Rostirolla" w:date="2026-02-02T08:43:00Z" w16du:dateUtc="2026-02-02T07:43:00Z">
          <w:pPr>
            <w:spacing w:after="0"/>
          </w:pPr>
        </w:pPrChange>
      </w:pPr>
    </w:p>
    <w:p w14:paraId="7DFF383A" w14:textId="6929625B" w:rsidR="008F0333" w:rsidRDefault="008F0333" w:rsidP="0047513D">
      <w:pPr>
        <w:spacing w:after="0"/>
      </w:pPr>
      <w:r>
        <w:t>C:\Users\User\Documents\GitHub\QuartierePorto\public</w:t>
      </w:r>
      <w:ins w:id="140" w:author="Ruggero Rostirolla" w:date="2026-02-02T08:43:00Z" w16du:dateUtc="2026-02-02T07:43:00Z">
        <w:r w:rsidR="00E969FD">
          <w:t xml:space="preserve"> al suo interno:</w:t>
        </w:r>
      </w:ins>
    </w:p>
    <w:p w14:paraId="5C3A88EE" w14:textId="77777777" w:rsidR="00E969FD" w:rsidRDefault="00E969FD" w:rsidP="00E969FD">
      <w:pPr>
        <w:rPr>
          <w:ins w:id="141" w:author="Ruggero Rostirolla" w:date="2026-02-02T08:43:00Z" w16du:dateUtc="2026-02-02T07:43:00Z"/>
        </w:rPr>
      </w:pPr>
    </w:p>
    <w:p w14:paraId="48B834EC" w14:textId="21DAA6B7" w:rsidR="0081507A" w:rsidRDefault="008F0333" w:rsidP="00E969FD">
      <w:r>
        <w:t>Per le foto o immagini che non sono legate alle pagine, come ad esempio le bandiere (flag) che sono usate nei bottoni di ogni pagina</w:t>
      </w:r>
      <w:ins w:id="142" w:author="Ruggero Rostirolla" w:date="2026-02-02T08:43:00Z" w16du:dateUtc="2026-02-02T07:43:00Z">
        <w:r w:rsidR="00E969FD">
          <w:t>:</w:t>
        </w:r>
      </w:ins>
    </w:p>
    <w:p w14:paraId="619E2F3B" w14:textId="75A6FA3B" w:rsidR="00130000" w:rsidRDefault="00130000" w:rsidP="00E969FD">
      <w:pPr>
        <w:ind w:left="708"/>
        <w:pPrChange w:id="143" w:author="Ruggero Rostirolla" w:date="2026-02-02T08:43:00Z" w16du:dateUtc="2026-02-02T07:43:00Z">
          <w:pPr/>
        </w:pPrChange>
      </w:pPr>
      <w:r>
        <w:t>C:\Users\User\Documents\GitHub\QuartierePorto\public\flag</w:t>
      </w:r>
    </w:p>
    <w:p w14:paraId="6987C323" w14:textId="2959607B" w:rsidR="00E969FD" w:rsidRDefault="006D3EFC" w:rsidP="00E969FD">
      <w:r>
        <w:t xml:space="preserve">Per le immagini che non sono presenti nella pagina docx e che servono per il </w:t>
      </w:r>
      <w:proofErr w:type="spellStart"/>
      <w:r>
        <w:t>gps</w:t>
      </w:r>
      <w:proofErr w:type="spellEnd"/>
      <w:r>
        <w:t xml:space="preserve"> come foto</w:t>
      </w:r>
      <w:del w:id="144" w:author="Ruggero Rostirolla" w:date="2026-02-02T08:43:00Z" w16du:dateUtc="2026-02-02T07:43:00Z">
        <w:r>
          <w:delText>,</w:delText>
        </w:r>
      </w:del>
      <w:ins w:id="145" w:author="Ruggero Rostirolla" w:date="2026-02-02T08:43:00Z" w16du:dateUtc="2026-02-02T07:43:00Z">
        <w:r w:rsidR="00E969FD">
          <w:t>:</w:t>
        </w:r>
      </w:ins>
    </w:p>
    <w:p w14:paraId="0C86E29F" w14:textId="18560CEE" w:rsidR="00130000" w:rsidRPr="00320190" w:rsidRDefault="00130000" w:rsidP="00E969FD">
      <w:pPr>
        <w:ind w:left="708"/>
        <w:pPrChange w:id="146" w:author="Ruggero Rostirolla" w:date="2026-02-02T08:43:00Z" w16du:dateUtc="2026-02-02T07:43:00Z">
          <w:pPr/>
        </w:pPrChange>
      </w:pPr>
      <w:r>
        <w:t>C:\Users\User\Documents\GitHub\QuartierePorto\public\images</w:t>
      </w:r>
    </w:p>
    <w:p w14:paraId="3FED9E82" w14:textId="64D72274" w:rsidR="00E969FD" w:rsidRDefault="006D3EFC" w:rsidP="00320190">
      <w:r>
        <w:t>Documenti word che riceviamo da convertire</w:t>
      </w:r>
      <w:del w:id="147" w:author="Ruggero Rostirolla" w:date="2026-02-02T08:43:00Z" w16du:dateUtc="2026-02-02T07:43:00Z">
        <w:r>
          <w:delText xml:space="preserve"> </w:delText>
        </w:r>
      </w:del>
      <w:ins w:id="148" w:author="Ruggero Rostirolla" w:date="2026-02-02T08:43:00Z" w16du:dateUtc="2026-02-02T07:43:00Z">
        <w:r w:rsidR="00FB60F5">
          <w:t>:</w:t>
        </w:r>
      </w:ins>
    </w:p>
    <w:p w14:paraId="270DF663" w14:textId="19E6A8DC" w:rsidR="00320190" w:rsidRDefault="00320190" w:rsidP="00E969FD">
      <w:pPr>
        <w:ind w:left="708"/>
        <w:pPrChange w:id="149" w:author="Ruggero Rostirolla" w:date="2026-02-02T08:43:00Z" w16du:dateUtc="2026-02-02T07:43:00Z">
          <w:pPr/>
        </w:pPrChange>
      </w:pPr>
      <w:r>
        <w:lastRenderedPageBreak/>
        <w:t>C:\Users\User\Documents\GitHub\QuartierePorto\DOCS_DA_CONVERTIRE</w:t>
      </w:r>
    </w:p>
    <w:p w14:paraId="2C5198D4" w14:textId="77777777" w:rsidR="006D3EFC" w:rsidRDefault="006D3EFC">
      <w:pPr>
        <w:rPr>
          <w:del w:id="150" w:author="Ruggero Rostirolla" w:date="2026-02-02T08:43:00Z" w16du:dateUtc="2026-02-02T07:43:00Z"/>
        </w:rPr>
      </w:pPr>
      <w:del w:id="151" w:author="Ruggero Rostirolla" w:date="2026-02-02T08:43:00Z" w16du:dateUtc="2026-02-02T07:43:00Z">
        <w:r>
          <w:br w:type="page"/>
        </w:r>
      </w:del>
    </w:p>
    <w:p w14:paraId="1FA9803F" w14:textId="77777777" w:rsidR="00E969FD" w:rsidRDefault="006D3EFC" w:rsidP="00320190">
      <w:r>
        <w:lastRenderedPageBreak/>
        <w:t xml:space="preserve">la directory che riceve l’output della conversione da word ad html è: </w:t>
      </w:r>
    </w:p>
    <w:p w14:paraId="5DB2076F" w14:textId="73AF1AF1" w:rsidR="00320190" w:rsidRDefault="00320190" w:rsidP="00E969FD">
      <w:pPr>
        <w:ind w:firstLine="708"/>
        <w:pPrChange w:id="152" w:author="Ruggero Rostirolla" w:date="2026-02-02T08:43:00Z" w16du:dateUtc="2026-02-02T07:43:00Z">
          <w:pPr/>
        </w:pPrChange>
      </w:pPr>
      <w:r>
        <w:t>C:\Users\User\Documents\GitHub\QuartierePorto\HTML_OUTPUT</w:t>
      </w:r>
    </w:p>
    <w:p w14:paraId="3C27490B" w14:textId="77777777" w:rsidR="00E969FD" w:rsidRDefault="00E969FD" w:rsidP="006D3EFC">
      <w:pPr>
        <w:rPr>
          <w:ins w:id="153" w:author="Ruggero Rostirolla" w:date="2026-02-02T08:43:00Z" w16du:dateUtc="2026-02-02T07:43:00Z"/>
        </w:rPr>
      </w:pPr>
    </w:p>
    <w:p w14:paraId="69599CF2" w14:textId="3FD07978" w:rsidR="00174AC4" w:rsidRPr="00174AC4" w:rsidRDefault="00174AC4" w:rsidP="006D3EFC">
      <w:pPr>
        <w:rPr>
          <w:ins w:id="154" w:author="Ruggero Rostirolla" w:date="2026-02-02T08:43:00Z" w16du:dateUtc="2026-02-02T07:43:00Z"/>
          <w:highlight w:val="cyan"/>
        </w:rPr>
      </w:pPr>
      <w:ins w:id="155" w:author="Ruggero Rostirolla" w:date="2026-02-02T08:43:00Z" w16du:dateUtc="2026-02-02T07:43:00Z">
        <w:r w:rsidRPr="00174AC4">
          <w:rPr>
            <w:highlight w:val="cyan"/>
          </w:rPr>
          <w:t>{{</w:t>
        </w:r>
        <w:proofErr w:type="gramStart"/>
        <w:r w:rsidRPr="00174AC4">
          <w:rPr>
            <w:highlight w:val="cyan"/>
          </w:rPr>
          <w:t>{{ provvisorio</w:t>
        </w:r>
        <w:proofErr w:type="gramEnd"/>
        <w:r w:rsidRPr="00174AC4">
          <w:rPr>
            <w:highlight w:val="cyan"/>
          </w:rPr>
          <w:t xml:space="preserve"> </w:t>
        </w:r>
        <w:proofErr w:type="gramStart"/>
        <w:r w:rsidRPr="00174AC4">
          <w:rPr>
            <w:highlight w:val="cyan"/>
          </w:rPr>
          <w:t>inizio }</w:t>
        </w:r>
        <w:proofErr w:type="gramEnd"/>
        <w:r w:rsidRPr="00174AC4">
          <w:rPr>
            <w:highlight w:val="cyan"/>
          </w:rPr>
          <w:t>}}}</w:t>
        </w:r>
      </w:ins>
    </w:p>
    <w:p w14:paraId="33A1AB78" w14:textId="50262935" w:rsidR="00E969FD" w:rsidRPr="00174AC4" w:rsidRDefault="00E969FD" w:rsidP="006D3EFC">
      <w:pPr>
        <w:rPr>
          <w:ins w:id="156" w:author="Ruggero Rostirolla" w:date="2026-02-02T08:43:00Z" w16du:dateUtc="2026-02-02T07:43:00Z"/>
          <w:highlight w:val="cyan"/>
        </w:rPr>
      </w:pPr>
      <w:r w:rsidRPr="00174AC4">
        <w:rPr>
          <w:highlight w:val="cyan"/>
          <w:rPrChange w:id="157" w:author="Ruggero Rostirolla" w:date="2026-02-02T08:43:00Z" w16du:dateUtc="2026-02-02T07:43:00Z">
            <w:rPr/>
          </w:rPrChange>
        </w:rPr>
        <w:t xml:space="preserve">I </w:t>
      </w:r>
      <w:ins w:id="158" w:author="Ruggero Rostirolla" w:date="2026-02-02T08:43:00Z" w16du:dateUtc="2026-02-02T07:43:00Z">
        <w:r w:rsidRPr="00174AC4">
          <w:rPr>
            <w:highlight w:val="cyan"/>
          </w:rPr>
          <w:t xml:space="preserve">testi </w:t>
        </w:r>
        <w:proofErr w:type="gramStart"/>
        <w:r w:rsidRPr="00174AC4">
          <w:rPr>
            <w:highlight w:val="cyan"/>
          </w:rPr>
          <w:t>che vengono visualizzati nella pagina,</w:t>
        </w:r>
        <w:proofErr w:type="gramEnd"/>
        <w:r w:rsidRPr="00174AC4">
          <w:rPr>
            <w:highlight w:val="cyan"/>
          </w:rPr>
          <w:t xml:space="preserve"> sono caricati dai </w:t>
        </w:r>
      </w:ins>
      <w:r w:rsidRPr="00174AC4">
        <w:rPr>
          <w:highlight w:val="cyan"/>
          <w:rPrChange w:id="159" w:author="Ruggero Rostirolla" w:date="2026-02-02T08:43:00Z" w16du:dateUtc="2026-02-02T07:43:00Z">
            <w:rPr/>
          </w:rPrChange>
        </w:rPr>
        <w:t xml:space="preserve">files </w:t>
      </w:r>
      <w:del w:id="160" w:author="Ruggero Rostirolla" w:date="2026-02-02T08:43:00Z" w16du:dateUtc="2026-02-02T07:43:00Z">
        <w:r w:rsidR="006D3EFC">
          <w:delText>html verranno convertiti in testo .txt</w:delText>
        </w:r>
      </w:del>
      <w:ins w:id="161" w:author="Ruggero Rostirolla" w:date="2026-02-02T08:43:00Z" w16du:dateUtc="2026-02-02T07:43:00Z">
        <w:r w:rsidRPr="00174AC4">
          <w:rPr>
            <w:highlight w:val="cyan"/>
          </w:rPr>
          <w:t>.</w:t>
        </w:r>
        <w:proofErr w:type="spellStart"/>
        <w:r w:rsidRPr="00174AC4">
          <w:rPr>
            <w:highlight w:val="cyan"/>
          </w:rPr>
          <w:t>json</w:t>
        </w:r>
      </w:ins>
      <w:proofErr w:type="spellEnd"/>
      <w:r w:rsidRPr="00174AC4">
        <w:rPr>
          <w:highlight w:val="cyan"/>
          <w:rPrChange w:id="162" w:author="Ruggero Rostirolla" w:date="2026-02-02T08:43:00Z" w16du:dateUtc="2026-02-02T07:43:00Z">
            <w:rPr/>
          </w:rPrChange>
        </w:rPr>
        <w:t xml:space="preserve"> per </w:t>
      </w:r>
      <w:del w:id="163" w:author="Ruggero Rostirolla" w:date="2026-02-02T08:43:00Z" w16du:dateUtc="2026-02-02T07:43:00Z">
        <w:r w:rsidR="006D3EFC">
          <w:delText>poi</w:delText>
        </w:r>
      </w:del>
      <w:ins w:id="164" w:author="Ruggero Rostirolla" w:date="2026-02-02T08:43:00Z" w16du:dateUtc="2026-02-02T07:43:00Z">
        <w:r w:rsidRPr="00174AC4">
          <w:rPr>
            <w:highlight w:val="cyan"/>
          </w:rPr>
          <w:t>ogni lingua e potranno</w:t>
        </w:r>
      </w:ins>
      <w:r w:rsidRPr="00174AC4">
        <w:rPr>
          <w:highlight w:val="cyan"/>
          <w:rPrChange w:id="165" w:author="Ruggero Rostirolla" w:date="2026-02-02T08:43:00Z" w16du:dateUtc="2026-02-02T07:43:00Z">
            <w:rPr/>
          </w:rPrChange>
        </w:rPr>
        <w:t xml:space="preserve"> essere</w:t>
      </w:r>
      <w:del w:id="166" w:author="Ruggero Rostirolla" w:date="2026-02-02T08:43:00Z" w16du:dateUtc="2026-02-02T07:43:00Z">
        <w:r w:rsidR="006D3EFC">
          <w:delText xml:space="preserve"> caricati nei</w:delText>
        </w:r>
      </w:del>
      <w:ins w:id="167" w:author="Ruggero Rostirolla" w:date="2026-02-02T08:43:00Z" w16du:dateUtc="2026-02-02T07:43:00Z">
        <w:r w:rsidRPr="00174AC4">
          <w:rPr>
            <w:highlight w:val="cyan"/>
          </w:rPr>
          <w:t xml:space="preserve">: </w:t>
        </w:r>
      </w:ins>
    </w:p>
    <w:p w14:paraId="7F9EDB04" w14:textId="7E2223A0" w:rsidR="00174AC4" w:rsidRPr="00174AC4" w:rsidRDefault="00E969FD" w:rsidP="00174AC4">
      <w:pPr>
        <w:rPr>
          <w:highlight w:val="cyan"/>
          <w:rPrChange w:id="168" w:author="Ruggero Rostirolla" w:date="2026-02-02T08:43:00Z" w16du:dateUtc="2026-02-02T07:43:00Z">
            <w:rPr/>
          </w:rPrChange>
        </w:rPr>
      </w:pPr>
      <w:ins w:id="169" w:author="Ruggero Rostirolla" w:date="2026-02-02T08:43:00Z" w16du:dateUtc="2026-02-02T07:43:00Z">
        <w:r w:rsidRPr="00174AC4">
          <w:rPr>
            <w:highlight w:val="cyan"/>
          </w:rPr>
          <w:t>una linea di testo per ogni chiave del</w:t>
        </w:r>
      </w:ins>
      <w:r w:rsidRPr="00174AC4">
        <w:rPr>
          <w:highlight w:val="cyan"/>
          <w:rPrChange w:id="170" w:author="Ruggero Rostirolla" w:date="2026-02-02T08:43:00Z" w16du:dateUtc="2026-02-02T07:43:00Z">
            <w:rPr/>
          </w:rPrChange>
        </w:rPr>
        <w:t xml:space="preserve"> file </w:t>
      </w:r>
      <w:proofErr w:type="spellStart"/>
      <w:r w:rsidRPr="00174AC4">
        <w:rPr>
          <w:highlight w:val="cyan"/>
          <w:rPrChange w:id="171" w:author="Ruggero Rostirolla" w:date="2026-02-02T08:43:00Z" w16du:dateUtc="2026-02-02T07:43:00Z">
            <w:rPr/>
          </w:rPrChange>
        </w:rPr>
        <w:t>json</w:t>
      </w:r>
      <w:proofErr w:type="spellEnd"/>
      <w:r w:rsidRPr="00174AC4">
        <w:rPr>
          <w:highlight w:val="cyan"/>
          <w:rPrChange w:id="172" w:author="Ruggero Rostirolla" w:date="2026-02-02T08:43:00Z" w16du:dateUtc="2026-02-02T07:43:00Z">
            <w:rPr/>
          </w:rPrChange>
        </w:rPr>
        <w:t xml:space="preserve">, </w:t>
      </w:r>
      <w:ins w:id="173" w:author="Ruggero Rostirolla" w:date="2026-02-02T08:43:00Z" w16du:dateUtc="2026-02-02T07:43:00Z">
        <w:r w:rsidRPr="00174AC4">
          <w:rPr>
            <w:highlight w:val="cyan"/>
          </w:rPr>
          <w:t xml:space="preserve">e questo nel caso di poche parole, come un indirizzo, una informazione che generalmente non è contenuta all’interno del documento (vedi chiave </w:t>
        </w:r>
        <w:proofErr w:type="spellStart"/>
        <w:r w:rsidRPr="00174AC4">
          <w:rPr>
            <w:highlight w:val="cyan"/>
          </w:rPr>
          <w:t>mainText</w:t>
        </w:r>
        <w:proofErr w:type="spellEnd"/>
        <w:r w:rsidRPr="00174AC4">
          <w:rPr>
            <w:highlight w:val="cyan"/>
          </w:rPr>
          <w:t xml:space="preserve">) </w:t>
        </w:r>
      </w:ins>
      <w:r w:rsidRPr="00174AC4">
        <w:rPr>
          <w:highlight w:val="cyan"/>
          <w:rPrChange w:id="174" w:author="Ruggero Rostirolla" w:date="2026-02-02T08:43:00Z" w16du:dateUtc="2026-02-02T07:43:00Z">
            <w:rPr/>
          </w:rPrChange>
        </w:rPr>
        <w:t>ad esempio</w:t>
      </w:r>
      <w:del w:id="175" w:author="Ruggero Rostirolla" w:date="2026-02-02T08:43:00Z" w16du:dateUtc="2026-02-02T07:43:00Z">
        <w:r w:rsidR="006D3EFC">
          <w:br/>
        </w:r>
      </w:del>
      <w:ins w:id="176" w:author="Ruggero Rostirolla" w:date="2026-02-02T08:43:00Z" w16du:dateUtc="2026-02-02T07:43:00Z">
        <w:r w:rsidRPr="00174AC4">
          <w:rPr>
            <w:highlight w:val="cyan"/>
          </w:rPr>
          <w:t xml:space="preserve"> </w:t>
        </w:r>
        <w:proofErr w:type="spellStart"/>
        <w:r w:rsidR="006D3EFC" w:rsidRPr="00174AC4">
          <w:rPr>
            <w:highlight w:val="cyan"/>
          </w:rPr>
          <w:t>mainText</w:t>
        </w:r>
        <w:proofErr w:type="spellEnd"/>
        <w:r w:rsidR="006D3EFC" w:rsidRPr="00174AC4">
          <w:rPr>
            <w:highlight w:val="cyan"/>
          </w:rPr>
          <w:t xml:space="preserve">": </w:t>
        </w:r>
        <w:r w:rsidR="00174AC4" w:rsidRPr="00174AC4">
          <w:rPr>
            <w:highlight w:val="cyan"/>
          </w:rPr>
          <w:br/>
          <w:t> "</w:t>
        </w:r>
      </w:ins>
      <w:proofErr w:type="spellStart"/>
      <w:r w:rsidR="00174AC4" w:rsidRPr="00174AC4">
        <w:rPr>
          <w:highlight w:val="cyan"/>
          <w:rPrChange w:id="177" w:author="Ruggero Rostirolla" w:date="2026-02-02T08:43:00Z" w16du:dateUtc="2026-02-02T07:43:00Z">
            <w:rPr/>
          </w:rPrChange>
        </w:rPr>
        <w:t>mainText</w:t>
      </w:r>
      <w:proofErr w:type="spellEnd"/>
      <w:r w:rsidR="00174AC4" w:rsidRPr="00174AC4">
        <w:rPr>
          <w:highlight w:val="cyan"/>
          <w:rPrChange w:id="178" w:author="Ruggero Rostirolla" w:date="2026-02-02T08:43:00Z" w16du:dateUtc="2026-02-02T07:43:00Z">
            <w:rPr/>
          </w:rPrChange>
        </w:rPr>
        <w:t>": "&lt;p</w:t>
      </w:r>
      <w:del w:id="179" w:author="Ruggero Rostirolla" w:date="2026-02-02T08:43:00Z" w16du:dateUtc="2026-02-02T07:43:00Z">
        <w:r w:rsidR="006D3EFC" w:rsidRPr="006D3EFC">
          <w:delText xml:space="preserve">&gt;La via &lt;strong&gt;Riva di Reno&lt;/strong&gt; a </w:delText>
        </w:r>
      </w:del>
      <w:ins w:id="180" w:author="Ruggero Rostirolla" w:date="2026-02-02T08:43:00Z" w16du:dateUtc="2026-02-02T07:43:00Z">
        <w:r w:rsidR="00174AC4" w:rsidRPr="00174AC4">
          <w:rPr>
            <w:highlight w:val="cyan"/>
          </w:rPr>
          <w:t>&gt;&lt;font color=\"#ff0000\"&gt;&lt;b&gt;Se entri in chiesa, usa gli auricolari per ascoltare l'audio &lt;/b&gt;&lt;/font&gt; &lt;/p&gt;&lt;p&gt;&lt;font color=\"#3465a4\"&gt;Per conoscere gli orari di apertura consultare la pagina https://dindondan.app/orarimesse/Santa-Maria-Maggiore-</w:t>
        </w:r>
      </w:ins>
      <w:r w:rsidR="00174AC4" w:rsidRPr="00174AC4">
        <w:rPr>
          <w:highlight w:val="cyan"/>
          <w:rPrChange w:id="181" w:author="Ruggero Rostirolla" w:date="2026-02-02T08:43:00Z" w16du:dateUtc="2026-02-02T07:43:00Z">
            <w:rPr/>
          </w:rPrChange>
        </w:rPr>
        <w:t>Bologna</w:t>
      </w:r>
      <w:del w:id="182" w:author="Ruggero Rostirolla" w:date="2026-02-02T08:43:00Z" w16du:dateUtc="2026-02-02T07:43:00Z">
        <w:r w:rsidR="006D3EFC" w:rsidRPr="006D3EFC">
          <w:delText xml:space="preserve"> copre il percorso</w:delText>
        </w:r>
        <w:r w:rsidR="006D3EFC">
          <w:delText xml:space="preserve">  … “</w:delText>
        </w:r>
      </w:del>
      <w:ins w:id="183" w:author="Ruggero Rostirolla" w:date="2026-02-02T08:43:00Z" w16du:dateUtc="2026-02-02T07:43:00Z">
        <w:r w:rsidR="00174AC4" w:rsidRPr="00174AC4">
          <w:rPr>
            <w:highlight w:val="cyan"/>
          </w:rPr>
          <w:t>-54DB1 &lt;/font&gt; &lt;/p&gt;",</w:t>
        </w:r>
      </w:ins>
    </w:p>
    <w:p w14:paraId="3D861168" w14:textId="3052B0A3" w:rsidR="006D3EFC" w:rsidRPr="00174AC4" w:rsidRDefault="00174AC4" w:rsidP="006D3EFC">
      <w:pPr>
        <w:rPr>
          <w:ins w:id="184" w:author="Ruggero Rostirolla" w:date="2026-02-02T08:43:00Z" w16du:dateUtc="2026-02-02T07:43:00Z"/>
          <w:highlight w:val="cyan"/>
        </w:rPr>
      </w:pPr>
      <w:ins w:id="185" w:author="Ruggero Rostirolla" w:date="2026-02-02T08:43:00Z" w16du:dateUtc="2026-02-02T07:43:00Z">
        <w:r w:rsidRPr="00174AC4">
          <w:rPr>
            <w:highlight w:val="cyan"/>
          </w:rPr>
          <w:t>dove possono essere usati anche tag html.</w:t>
        </w:r>
      </w:ins>
    </w:p>
    <w:p w14:paraId="102350EA" w14:textId="6F4F1E53" w:rsidR="00320190" w:rsidRDefault="006D3EFC" w:rsidP="00320190">
      <w:pPr>
        <w:rPr>
          <w:ins w:id="186" w:author="Ruggero Rostirolla" w:date="2026-02-02T08:43:00Z" w16du:dateUtc="2026-02-02T07:43:00Z"/>
          <w:highlight w:val="cyan"/>
        </w:rPr>
      </w:pPr>
      <w:r w:rsidRPr="00174AC4">
        <w:rPr>
          <w:highlight w:val="cyan"/>
          <w:rPrChange w:id="187" w:author="Ruggero Rostirolla" w:date="2026-02-02T08:43:00Z" w16du:dateUtc="2026-02-02T07:43:00Z">
            <w:rPr/>
          </w:rPrChange>
        </w:rPr>
        <w:t>E saranno salvati in:</w:t>
      </w:r>
      <w:ins w:id="188" w:author="Ruggero Rostirolla" w:date="2026-02-02T08:43:00Z" w16du:dateUtc="2026-02-02T07:43:00Z">
        <w:r w:rsidR="00174AC4" w:rsidRPr="00174AC4">
          <w:rPr>
            <w:highlight w:val="cyan"/>
          </w:rPr>
          <w:t xml:space="preserve"> </w:t>
        </w:r>
      </w:ins>
      <w:r w:rsidRPr="00174AC4">
        <w:rPr>
          <w:highlight w:val="cyan"/>
          <w:rPrChange w:id="189" w:author="Ruggero Rostirolla" w:date="2026-02-02T08:43:00Z" w16du:dateUtc="2026-02-02T07:43:00Z">
            <w:rPr/>
          </w:rPrChange>
        </w:rPr>
        <w:br/>
      </w:r>
      <w:r w:rsidR="00320190" w:rsidRPr="00174AC4">
        <w:rPr>
          <w:highlight w:val="cyan"/>
          <w:rPrChange w:id="190" w:author="Ruggero Rostirolla" w:date="2026-02-02T08:43:00Z" w16du:dateUtc="2026-02-02T07:43:00Z">
            <w:rPr/>
          </w:rPrChange>
        </w:rPr>
        <w:t>C:\Users\User\Documents\GitHub\QuartierePorto\text_files</w:t>
      </w:r>
    </w:p>
    <w:p w14:paraId="65118D96" w14:textId="1CF13554" w:rsidR="00174AC4" w:rsidRPr="00174AC4" w:rsidRDefault="00456EE3" w:rsidP="00320190">
      <w:pPr>
        <w:rPr>
          <w:ins w:id="191" w:author="Ruggero Rostirolla" w:date="2026-02-02T08:43:00Z" w16du:dateUtc="2026-02-02T07:43:00Z"/>
        </w:rPr>
      </w:pPr>
      <w:ins w:id="192" w:author="Ruggero Rostirolla" w:date="2026-02-02T08:43:00Z" w16du:dateUtc="2026-02-02T07:43:00Z">
        <w:r>
          <w:rPr>
            <w:highlight w:val="green"/>
          </w:rPr>
          <w:t>Un’alternativa manuale comoda è:</w:t>
        </w:r>
        <w:r>
          <w:rPr>
            <w:highlight w:val="green"/>
          </w:rPr>
          <w:br/>
        </w:r>
        <w:r w:rsidR="00174AC4" w:rsidRPr="00456EE3">
          <w:rPr>
            <w:highlight w:val="green"/>
          </w:rPr>
          <w:t xml:space="preserve">La chiave </w:t>
        </w:r>
        <w:proofErr w:type="spellStart"/>
        <w:proofErr w:type="gramStart"/>
        <w:r w:rsidR="00174AC4" w:rsidRPr="00456EE3">
          <w:rPr>
            <w:highlight w:val="green"/>
          </w:rPr>
          <w:t>mainText</w:t>
        </w:r>
        <w:proofErr w:type="spellEnd"/>
        <w:r w:rsidR="00174AC4" w:rsidRPr="00456EE3">
          <w:rPr>
            <w:highlight w:val="green"/>
          </w:rPr>
          <w:t xml:space="preserve"> ,</w:t>
        </w:r>
        <w:proofErr w:type="gramEnd"/>
        <w:r w:rsidR="00174AC4" w:rsidRPr="00456EE3">
          <w:rPr>
            <w:highlight w:val="green"/>
          </w:rPr>
          <w:t xml:space="preserve"> assieme ad altre informazioni non legate al contenuto della pagina, verrà caricata direttamente in </w:t>
        </w:r>
        <w:proofErr w:type="spellStart"/>
        <w:r w:rsidR="00174AC4" w:rsidRPr="00456EE3">
          <w:rPr>
            <w:highlight w:val="green"/>
          </w:rPr>
          <w:t>text.json</w:t>
        </w:r>
        <w:proofErr w:type="spellEnd"/>
        <w:r w:rsidR="00174AC4" w:rsidRPr="00456EE3">
          <w:rPr>
            <w:highlight w:val="green"/>
          </w:rPr>
          <w:t xml:space="preserve"> tramite l’esecuzione della </w:t>
        </w:r>
        <w:r w:rsidR="00174AC4" w:rsidRPr="00456EE3">
          <w:rPr>
            <w:b/>
            <w:bCs/>
            <w:highlight w:val="green"/>
          </w:rPr>
          <w:t>manual_key_updater.</w:t>
        </w:r>
        <w:r w:rsidR="00174AC4" w:rsidRPr="00456EE3">
          <w:rPr>
            <w:highlight w:val="green"/>
          </w:rPr>
          <w:t xml:space="preserve">bat che richiama </w:t>
        </w:r>
        <w:proofErr w:type="spellStart"/>
        <w:r w:rsidRPr="00456EE3">
          <w:rPr>
            <w:b/>
            <w:bCs/>
            <w:highlight w:val="green"/>
          </w:rPr>
          <w:t>manual_keys_</w:t>
        </w:r>
        <w:proofErr w:type="gramStart"/>
        <w:r w:rsidRPr="00456EE3">
          <w:rPr>
            <w:b/>
            <w:bCs/>
            <w:highlight w:val="green"/>
          </w:rPr>
          <w:t>template.json</w:t>
        </w:r>
        <w:proofErr w:type="spellEnd"/>
        <w:proofErr w:type="gramEnd"/>
        <w:r w:rsidR="00174AC4" w:rsidRPr="00456EE3">
          <w:rPr>
            <w:highlight w:val="green"/>
          </w:rPr>
          <w:t xml:space="preserve"> </w:t>
        </w:r>
      </w:ins>
    </w:p>
    <w:p w14:paraId="06BCCDD1" w14:textId="0C2F478A" w:rsidR="00174AC4" w:rsidRDefault="00174AC4" w:rsidP="00174AC4">
      <w:pPr>
        <w:rPr>
          <w:ins w:id="193" w:author="Ruggero Rostirolla" w:date="2026-02-02T08:43:00Z" w16du:dateUtc="2026-02-02T07:43:00Z"/>
        </w:rPr>
      </w:pPr>
      <w:ins w:id="194" w:author="Ruggero Rostirolla" w:date="2026-02-02T08:43:00Z" w16du:dateUtc="2026-02-02T07:43:00Z">
        <w:r w:rsidRPr="00174AC4">
          <w:rPr>
            <w:highlight w:val="cyan"/>
          </w:rPr>
          <w:t>{{</w:t>
        </w:r>
        <w:proofErr w:type="gramStart"/>
        <w:r w:rsidRPr="00174AC4">
          <w:rPr>
            <w:highlight w:val="cyan"/>
          </w:rPr>
          <w:t>{{ provvisorio</w:t>
        </w:r>
        <w:proofErr w:type="gramEnd"/>
        <w:r w:rsidRPr="00174AC4">
          <w:rPr>
            <w:highlight w:val="cyan"/>
          </w:rPr>
          <w:t xml:space="preserve"> </w:t>
        </w:r>
        <w:proofErr w:type="gramStart"/>
        <w:r w:rsidRPr="00174AC4">
          <w:rPr>
            <w:highlight w:val="cyan"/>
          </w:rPr>
          <w:t>fine }</w:t>
        </w:r>
        <w:proofErr w:type="gramEnd"/>
        <w:r w:rsidRPr="00174AC4">
          <w:rPr>
            <w:highlight w:val="cyan"/>
          </w:rPr>
          <w:t>}}}</w:t>
        </w:r>
      </w:ins>
    </w:p>
    <w:p w14:paraId="02D37F06" w14:textId="77777777" w:rsidR="00174AC4" w:rsidRDefault="00174AC4" w:rsidP="00320190"/>
    <w:p w14:paraId="35E3CF64" w14:textId="70FB561E" w:rsidR="00130000" w:rsidRDefault="006D3EFC" w:rsidP="00320190">
      <w:r>
        <w:t>L’utility salvag.bat crea una copia del file e li rinomina aggiungendo come suffisso</w:t>
      </w:r>
      <w:r>
        <w:br/>
        <w:t>@AAAAMMGG</w:t>
      </w:r>
      <w:r w:rsidR="00207D38">
        <w:t xml:space="preserve">_hhmmss ad esempio </w:t>
      </w:r>
      <w:hyperlink r:id="rId8" w:history="1">
        <w:r w:rsidR="00207D38" w:rsidRPr="0004641A">
          <w:rPr>
            <w:rStyle w:val="Collegamentoipertestuale"/>
          </w:rPr>
          <w:t>texts@20251126_013936.json</w:t>
        </w:r>
      </w:hyperlink>
      <w:r w:rsidR="00207D38">
        <w:t xml:space="preserve"> per un file json.</w:t>
      </w:r>
      <w:r w:rsidR="00207D38">
        <w:br/>
        <w:t xml:space="preserve">Questa utility si basa su comandi dos e si trova in </w:t>
      </w:r>
      <w:r>
        <w:br/>
      </w:r>
      <w:r w:rsidR="00320190">
        <w:t>C:\Users\User\Documents\GitHub\QuartierePorto\Utilities</w:t>
      </w:r>
    </w:p>
    <w:p w14:paraId="7EBD9B12" w14:textId="77777777" w:rsidR="00130000" w:rsidRDefault="00130000">
      <w:pPr>
        <w:rPr>
          <w:del w:id="195" w:author="Ruggero Rostirolla" w:date="2026-02-02T08:43:00Z" w16du:dateUtc="2026-02-02T07:43:00Z"/>
        </w:rPr>
      </w:pPr>
      <w:r w:rsidRPr="00456EE3">
        <w:br w:type="page"/>
      </w:r>
    </w:p>
    <w:p w14:paraId="5F2F52BB" w14:textId="4AF2FBBF" w:rsidR="00F049E6" w:rsidRDefault="00F049E6" w:rsidP="00456EE3">
      <w:pPr>
        <w:pStyle w:val="Titolo3"/>
        <w:pPrChange w:id="196" w:author="Ruggero Rostirolla" w:date="2026-02-02T08:43:00Z" w16du:dateUtc="2026-02-02T07:43:00Z">
          <w:pPr>
            <w:pStyle w:val="Titolo3"/>
            <w:jc w:val="both"/>
          </w:pPr>
        </w:pPrChange>
      </w:pPr>
      <w:r>
        <w:lastRenderedPageBreak/>
        <w:t>Disamina del materiale ricevuto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047683C5" w14:textId="77777777" w:rsidTr="00DD1F4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78D3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1C984" w14:textId="77777777" w:rsidR="00CB3665" w:rsidRDefault="00B11C9E" w:rsidP="00CB3665"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CB3665">
              <w:t>Disamina del materiale ricevuto</w:t>
            </w:r>
          </w:p>
          <w:p w14:paraId="78B09F27" w14:textId="43FCBB53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6909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7C2A6195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9E0E6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5CA91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915E9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F272CFE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E9E7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14511" w14:textId="6D17601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345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Creazione o rinomina del documento word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38C39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FDCC1B1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5CE49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7A155" w14:textId="63A2E07D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345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manuale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5196B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70972FAB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F500A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E449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AD842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7D8C38F0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CAF3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A2FF0" w14:textId="3E031AB0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34581B" w:rsidRPr="005768C3">
              <w:t>DOCS_DA_CONVERTIRE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DE021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4020063E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3F0F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CDD45" w14:textId="1823A988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34581B" w:rsidRPr="005768C3">
              <w:t>DOCS_DA_CONVERTIRE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16A19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33770B87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C451A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3C259" w14:textId="7F886C52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34581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Viene eseguito da </w:t>
            </w:r>
            <w:r w:rsidR="0034581B" w:rsidRPr="005768C3">
              <w:t>DOCS_DA_CONVERTIRE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3AA3F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020BC22E" w14:textId="77777777" w:rsidR="00B11C9E" w:rsidRDefault="00B11C9E" w:rsidP="00B11C9E"/>
    <w:p w14:paraId="33667FE6" w14:textId="0E7A7433" w:rsidR="005768C3" w:rsidRPr="005768C3" w:rsidRDefault="005768C3" w:rsidP="00F743F8">
      <w:pPr>
        <w:ind w:left="708"/>
        <w:jc w:val="both"/>
        <w:pPrChange w:id="197" w:author="Ruggero Rostirolla" w:date="2026-02-02T08:43:00Z" w16du:dateUtc="2026-02-02T07:43:00Z">
          <w:pPr>
            <w:pStyle w:val="Paragrafoelenco"/>
            <w:numPr>
              <w:numId w:val="4"/>
            </w:numPr>
            <w:ind w:hanging="360"/>
          </w:pPr>
        </w:pPrChange>
      </w:pPr>
      <w:r>
        <w:t>R</w:t>
      </w:r>
      <w:r w:rsidRPr="005768C3">
        <w:t>icevo dai collaboratori i seguenti documenti:</w:t>
      </w:r>
    </w:p>
    <w:p w14:paraId="78AEB221" w14:textId="4CC3A942" w:rsidR="005768C3" w:rsidRPr="00B617CC" w:rsidRDefault="005768C3" w:rsidP="00753B51">
      <w:pPr>
        <w:pStyle w:val="Paragrafoelenco"/>
        <w:numPr>
          <w:ilvl w:val="1"/>
          <w:numId w:val="4"/>
        </w:numPr>
      </w:pPr>
      <w:r w:rsidRPr="005768C3">
        <w:t>un documento word (.docx) con all'interno anche le immagini fra blocchi di righe</w:t>
      </w:r>
      <w:r w:rsidR="00753B51">
        <w:t xml:space="preserve"> </w:t>
      </w:r>
      <w:r w:rsidRPr="005768C3">
        <w:t>e questo l</w:t>
      </w:r>
      <w:r>
        <w:t>o</w:t>
      </w:r>
      <w:r w:rsidRPr="005768C3">
        <w:t xml:space="preserve"> metto in </w:t>
      </w:r>
      <w:r>
        <w:t>C</w:t>
      </w:r>
      <w:r w:rsidRPr="005768C3">
        <w:t>:\Users\User\Documents\GitHub\</w:t>
      </w:r>
      <w:r w:rsidR="0034581B">
        <w:t>QuartierePorto</w:t>
      </w:r>
      <w:r w:rsidRPr="005768C3">
        <w:t>\DOCS_DA_CONVERTIRE</w:t>
      </w:r>
      <w:r>
        <w:t xml:space="preserve"> </w:t>
      </w:r>
      <w:r w:rsidRPr="005768C3">
        <w:t xml:space="preserve">chiamando il documento ricevuto </w:t>
      </w:r>
      <w:r w:rsidR="00993D6E" w:rsidRPr="00A65FED">
        <w:rPr>
          <w:b/>
          <w:bCs/>
        </w:rPr>
        <w:t>[paginaxy]_</w:t>
      </w:r>
      <w:r w:rsidR="00F516F2">
        <w:rPr>
          <w:b/>
          <w:bCs/>
        </w:rPr>
        <w:t>it</w:t>
      </w:r>
      <w:r w:rsidRPr="00A65FED">
        <w:rPr>
          <w:b/>
          <w:bCs/>
        </w:rPr>
        <w:t>.docx</w:t>
      </w:r>
    </w:p>
    <w:p w14:paraId="21B68B0D" w14:textId="33F4B9EF" w:rsidR="00F516F2" w:rsidRDefault="00F516F2" w:rsidP="00445ED7">
      <w:pPr>
        <w:pStyle w:val="Paragrafoelenco"/>
        <w:numPr>
          <w:ilvl w:val="2"/>
          <w:numId w:val="4"/>
        </w:numPr>
      </w:pPr>
      <w:r>
        <w:t xml:space="preserve">Le immagini, che sono all’interno del documento, debbono essere immagini di tipo jpg o png inserite e non usando il </w:t>
      </w:r>
      <w:r w:rsidR="00923156">
        <w:t>“</w:t>
      </w:r>
      <w:r>
        <w:t>copia e incolla</w:t>
      </w:r>
      <w:r w:rsidR="00923156">
        <w:t>”</w:t>
      </w:r>
      <w:r>
        <w:t xml:space="preserve"> (cut &amp; paste)</w:t>
      </w:r>
      <w:r w:rsidR="00923156">
        <w:t xml:space="preserve">; se l’immagine viene presa con </w:t>
      </w:r>
      <w:r w:rsidR="00CC1120">
        <w:t>il “copia e incolla” usando il prodotto GIMP potete generare un .jpg e quindi inserire questo .jpg nel documento word</w:t>
      </w:r>
      <w:ins w:id="198" w:author="Ruggero Rostirolla" w:date="2026-02-02T08:43:00Z" w16du:dateUtc="2026-02-02T07:43:00Z">
        <w:r w:rsidR="00456EE3">
          <w:t xml:space="preserve"> tramite “Inserisci &gt; Immagini &gt; Questo Dispositivo”</w:t>
        </w:r>
      </w:ins>
    </w:p>
    <w:p w14:paraId="6F19C73E" w14:textId="66B0B21D" w:rsidR="0037769E" w:rsidRDefault="00B617CC" w:rsidP="00445ED7">
      <w:pPr>
        <w:pStyle w:val="Paragrafoelenco"/>
        <w:numPr>
          <w:ilvl w:val="2"/>
          <w:numId w:val="4"/>
        </w:numPr>
      </w:pPr>
      <w:r>
        <w:t xml:space="preserve">Le immagini presenti nel documento word verranno estratte della procedura </w:t>
      </w:r>
      <w:r w:rsidRPr="0037769E">
        <w:rPr>
          <w:b/>
          <w:bCs/>
        </w:rPr>
        <w:t>convert_all.bat</w:t>
      </w:r>
      <w:r>
        <w:t xml:space="preserve"> presente in root del sito ed il nome </w:t>
      </w:r>
      <w:r w:rsidR="0037769E">
        <w:t xml:space="preserve">delle immagini </w:t>
      </w:r>
      <w:r>
        <w:t>sarà assegnato sulla base del paragrafo</w:t>
      </w:r>
      <w:del w:id="199" w:author="Ruggero Rostirolla" w:date="2026-02-02T08:43:00Z" w16du:dateUtc="2026-02-02T07:43:00Z">
        <w:r>
          <w:delText>:</w:delText>
        </w:r>
      </w:del>
      <w:ins w:id="200" w:author="Ruggero Rostirolla" w:date="2026-02-02T08:43:00Z" w16du:dateUtc="2026-02-02T07:43:00Z">
        <w:r w:rsidR="00456EE3">
          <w:t xml:space="preserve"> detto MARKER che è una stringa del tipo: </w:t>
        </w:r>
        <w:proofErr w:type="spellStart"/>
        <w:r w:rsidR="00456EE3" w:rsidRPr="009A4A98">
          <w:rPr>
            <w:b/>
            <w:bCs/>
          </w:rPr>
          <w:t>SPLIT_</w:t>
        </w:r>
        <w:proofErr w:type="gramStart"/>
        <w:r w:rsidR="00456EE3" w:rsidRPr="009A4A98">
          <w:rPr>
            <w:b/>
            <w:bCs/>
          </w:rPr>
          <w:t>BLOCK:nome</w:t>
        </w:r>
        <w:r w:rsidR="009A4A98">
          <w:rPr>
            <w:b/>
            <w:bCs/>
          </w:rPr>
          <w:t>_</w:t>
        </w:r>
        <w:r w:rsidR="009A4A98" w:rsidRPr="009A4A98">
          <w:rPr>
            <w:b/>
            <w:bCs/>
          </w:rPr>
          <w:t>immagine.jpg</w:t>
        </w:r>
      </w:ins>
      <w:proofErr w:type="spellEnd"/>
      <w:proofErr w:type="gramEnd"/>
      <w:r>
        <w:br/>
        <w:t xml:space="preserve"> che </w:t>
      </w:r>
      <w:r w:rsidR="0037769E">
        <w:t xml:space="preserve">sarà inserito </w:t>
      </w:r>
      <w:r>
        <w:t>dopo la immagine</w:t>
      </w:r>
      <w:r w:rsidR="0037769E">
        <w:t>.</w:t>
      </w:r>
      <w:ins w:id="201" w:author="Ruggero Rostirolla" w:date="2026-02-02T08:43:00Z" w16du:dateUtc="2026-02-02T07:43:00Z">
        <w:r w:rsidR="009A4A98">
          <w:t xml:space="preserve"> </w:t>
        </w:r>
        <w:r w:rsidR="009A4A98">
          <w:fldChar w:fldCharType="begin"/>
        </w:r>
        <w:r w:rsidR="009A4A98">
          <w:instrText>HYPERLINK  \l "_Disamina_del_documento"</w:instrText>
        </w:r>
        <w:r w:rsidR="009A4A98">
          <w:fldChar w:fldCharType="separate"/>
        </w:r>
        <w:r w:rsidR="009A4A98" w:rsidRPr="009A4A98">
          <w:rPr>
            <w:rStyle w:val="Collegamentoipertestuale"/>
          </w:rPr>
          <w:t>Ved</w:t>
        </w:r>
        <w:r w:rsidR="009A4A98" w:rsidRPr="009A4A98">
          <w:rPr>
            <w:rStyle w:val="Collegamentoipertestuale"/>
          </w:rPr>
          <w:t>i</w:t>
        </w:r>
        <w:r w:rsidR="009A4A98" w:rsidRPr="009A4A98">
          <w:rPr>
            <w:rStyle w:val="Collegamentoipertestuale"/>
          </w:rPr>
          <w:t xml:space="preserve"> c</w:t>
        </w:r>
        <w:r w:rsidR="009A4A98" w:rsidRPr="009A4A98">
          <w:rPr>
            <w:rStyle w:val="Collegamentoipertestuale"/>
          </w:rPr>
          <w:t>o</w:t>
        </w:r>
        <w:r w:rsidR="009A4A98" w:rsidRPr="009A4A98">
          <w:rPr>
            <w:rStyle w:val="Collegamentoipertestuale"/>
          </w:rPr>
          <w:t>me fare</w:t>
        </w:r>
        <w:r w:rsidR="009A4A98">
          <w:fldChar w:fldCharType="end"/>
        </w:r>
        <w:r w:rsidR="009A4A98">
          <w:t xml:space="preserve"> </w:t>
        </w:r>
      </w:ins>
      <w:r w:rsidR="0037769E">
        <w:br/>
        <w:t xml:space="preserve">queste immagini saranno salvate in </w:t>
      </w:r>
      <w:r w:rsidR="0037769E" w:rsidRPr="009A4A98">
        <w:rPr>
          <w:b/>
          <w:rPrChange w:id="202" w:author="Ruggero Rostirolla" w:date="2026-02-02T08:43:00Z" w16du:dateUtc="2026-02-02T07:43:00Z">
            <w:rPr/>
          </w:rPrChange>
        </w:rPr>
        <w:t>Assets/images/[paginaxx]/</w:t>
      </w:r>
    </w:p>
    <w:p w14:paraId="24E2E7D6" w14:textId="5912BCFA" w:rsidR="00F516F2" w:rsidRDefault="0037769E" w:rsidP="00F516F2">
      <w:pPr>
        <w:pStyle w:val="Paragrafoelenco"/>
        <w:numPr>
          <w:ilvl w:val="1"/>
          <w:numId w:val="4"/>
        </w:numPr>
      </w:pPr>
      <w:r>
        <w:t xml:space="preserve">Possiamo avere delle foto o immagini che non sono presenti nel documento, ma che potrebbero essere inserite </w:t>
      </w:r>
      <w:ins w:id="203" w:author="Ruggero Rostirolla" w:date="2026-02-02T08:43:00Z" w16du:dateUtc="2026-02-02T07:43:00Z">
        <w:r w:rsidR="00F743F8">
          <w:t xml:space="preserve">manualmente </w:t>
        </w:r>
      </w:ins>
      <w:r>
        <w:t xml:space="preserve">in seguito e le mettiamo in </w:t>
      </w:r>
      <w:r w:rsidRPr="0037769E">
        <w:rPr>
          <w:b/>
          <w:bCs/>
        </w:rPr>
        <w:t>public\images</w:t>
      </w:r>
      <w:r w:rsidR="00F516F2">
        <w:t>.</w:t>
      </w:r>
    </w:p>
    <w:p w14:paraId="45BC6E2F" w14:textId="23ADF9AC" w:rsidR="00F743F8" w:rsidRDefault="00F516F2" w:rsidP="00F743F8">
      <w:pPr>
        <w:pStyle w:val="Titolo5"/>
        <w:rPr>
          <w:ins w:id="204" w:author="Ruggero Rostirolla" w:date="2026-02-02T08:43:00Z" w16du:dateUtc="2026-02-02T07:43:00Z"/>
        </w:rPr>
      </w:pPr>
      <w:r w:rsidRPr="00F743F8">
        <w:rPr>
          <w:rStyle w:val="Titolo4Carattere"/>
          <w:rPrChange w:id="205" w:author="Ruggero Rostirolla" w:date="2026-02-02T08:43:00Z" w16du:dateUtc="2026-02-02T07:43:00Z">
            <w:rPr/>
          </w:rPrChange>
        </w:rPr>
        <w:t>Considerazione sul</w:t>
      </w:r>
      <w:r w:rsidR="00B31481" w:rsidRPr="00F743F8">
        <w:rPr>
          <w:rStyle w:val="Titolo4Carattere"/>
          <w:rPrChange w:id="206" w:author="Ruggero Rostirolla" w:date="2026-02-02T08:43:00Z" w16du:dateUtc="2026-02-02T07:43:00Z">
            <w:rPr/>
          </w:rPrChange>
        </w:rPr>
        <w:t xml:space="preserve"> tipo di </w:t>
      </w:r>
      <w:r w:rsidRPr="00F743F8">
        <w:rPr>
          <w:rStyle w:val="Titolo4Carattere"/>
          <w:rPrChange w:id="207" w:author="Ruggero Rostirolla" w:date="2026-02-02T08:43:00Z" w16du:dateUtc="2026-02-02T07:43:00Z">
            <w:rPr/>
          </w:rPrChange>
        </w:rPr>
        <w:t xml:space="preserve">immagini </w:t>
      </w:r>
      <w:r w:rsidR="00B31481" w:rsidRPr="00F743F8">
        <w:rPr>
          <w:rStyle w:val="Titolo4Carattere"/>
          <w:rPrChange w:id="208" w:author="Ruggero Rostirolla" w:date="2026-02-02T08:43:00Z" w16du:dateUtc="2026-02-02T07:43:00Z">
            <w:rPr/>
          </w:rPrChange>
        </w:rPr>
        <w:t>e di testi nella struttura del sito</w:t>
      </w:r>
      <w:r w:rsidR="00B31481" w:rsidRPr="00A07666">
        <w:t>.</w:t>
      </w:r>
      <w:del w:id="209" w:author="Ruggero Rostirolla" w:date="2026-02-02T08:43:00Z" w16du:dateUtc="2026-02-02T07:43:00Z">
        <w:r w:rsidR="00B31481" w:rsidRPr="00A07666">
          <w:br/>
        </w:r>
      </w:del>
    </w:p>
    <w:p w14:paraId="04548954" w14:textId="096C08C3" w:rsidR="00F516F2" w:rsidRPr="00A07666" w:rsidRDefault="00B31481" w:rsidP="00143404">
      <w:r w:rsidRPr="00143404">
        <w:t>Tutto quello che si estrae dal documento, test</w:t>
      </w:r>
      <w:r w:rsidR="00A07666" w:rsidRPr="00143404">
        <w:t>i</w:t>
      </w:r>
      <w:r w:rsidRPr="00143404">
        <w:t xml:space="preserve"> ed immagini sono di tipo </w:t>
      </w:r>
      <w:r w:rsidRPr="00143404">
        <w:rPr>
          <w:rPrChange w:id="210" w:author="Ruggero Rostirolla" w:date="2026-02-02T08:43:00Z" w16du:dateUtc="2026-02-02T07:43:00Z">
            <w:rPr>
              <w:b/>
            </w:rPr>
          </w:rPrChange>
        </w:rPr>
        <w:t>dinamico</w:t>
      </w:r>
      <w:r w:rsidRPr="00143404">
        <w:t>, ovvero al cambiare del documento di partenza, le procedure ricreano i testi e le immagini.</w:t>
      </w:r>
      <w:r w:rsidRPr="00143404">
        <w:br/>
        <w:t xml:space="preserve">Ma sono presenti nella pagina del sito anche testi ed immagini </w:t>
      </w:r>
      <w:r w:rsidR="00A07666" w:rsidRPr="00143404">
        <w:t xml:space="preserve">di tipo </w:t>
      </w:r>
      <w:r w:rsidR="00A07666" w:rsidRPr="00143404">
        <w:rPr>
          <w:rPrChange w:id="211" w:author="Ruggero Rostirolla" w:date="2026-02-02T08:43:00Z" w16du:dateUtc="2026-02-02T07:43:00Z">
            <w:rPr>
              <w:b/>
            </w:rPr>
          </w:rPrChange>
        </w:rPr>
        <w:t>statico</w:t>
      </w:r>
      <w:del w:id="212" w:author="Ruggero Rostirolla" w:date="2026-02-02T08:43:00Z" w16du:dateUtc="2026-02-02T07:43:00Z">
        <w:r w:rsidR="00A07666">
          <w:delText xml:space="preserve"> ,</w:delText>
        </w:r>
      </w:del>
      <w:ins w:id="213" w:author="Ruggero Rostirolla" w:date="2026-02-02T08:43:00Z" w16du:dateUtc="2026-02-02T07:43:00Z">
        <w:r w:rsidR="00A07666" w:rsidRPr="00143404">
          <w:t>,</w:t>
        </w:r>
        <w:r w:rsidR="006C226D" w:rsidRPr="00143404">
          <w:t xml:space="preserve"> </w:t>
        </w:r>
      </w:ins>
      <w:r w:rsidRPr="00143404">
        <w:t xml:space="preserve">che non sono dentro al documento, ad esempio il nome della pagina, l’immagine del fondo della testata, il testo del bottone dell’audio, le </w:t>
      </w:r>
      <w:del w:id="214" w:author="Ruggero Rostirolla" w:date="2026-02-02T08:43:00Z" w16du:dateUtc="2026-02-02T07:43:00Z">
        <w:r w:rsidRPr="00A07666">
          <w:delText xml:space="preserve"> </w:delText>
        </w:r>
      </w:del>
      <w:r w:rsidRPr="00143404">
        <w:t>fonti da cui è stato creato il documento, le informazioni legate alle aperture e festività. Di tutto questo, vediamo il capitolo</w:t>
      </w:r>
      <w:r w:rsidR="00A07666">
        <w:t xml:space="preserve"> </w:t>
      </w:r>
      <w:del w:id="215" w:author="Ruggero Rostirolla" w:date="2026-02-02T08:43:00Z" w16du:dateUtc="2026-02-02T07:43:00Z">
        <w:r w:rsidR="00A07666">
          <w:delText>[testi_statici].</w:delText>
        </w:r>
      </w:del>
      <w:ins w:id="216" w:author="Ruggero Rostirolla" w:date="2026-02-02T08:43:00Z" w16du:dateUtc="2026-02-02T07:43:00Z">
        <w:r w:rsidR="00A07666" w:rsidRPr="00143404">
          <w:t>[</w:t>
        </w:r>
        <w:r w:rsidR="00143404">
          <w:fldChar w:fldCharType="begin"/>
        </w:r>
        <w:r w:rsidR="00143404">
          <w:instrText>HYPERLINK  \l "_Caricamento_dei_testi"</w:instrText>
        </w:r>
        <w:r w:rsidR="00143404">
          <w:fldChar w:fldCharType="separate"/>
        </w:r>
        <w:r w:rsidR="00143404" w:rsidRPr="00143404">
          <w:rPr>
            <w:rStyle w:val="Collegamentoipertestuale"/>
          </w:rPr>
          <w:t>caric</w:t>
        </w:r>
        <w:r w:rsidR="00143404" w:rsidRPr="00143404">
          <w:rPr>
            <w:rStyle w:val="Collegamentoipertestuale"/>
          </w:rPr>
          <w:t>a</w:t>
        </w:r>
        <w:r w:rsidR="00143404" w:rsidRPr="00143404">
          <w:rPr>
            <w:rStyle w:val="Collegamentoipertestuale"/>
          </w:rPr>
          <w:t>m</w:t>
        </w:r>
        <w:r w:rsidR="00143404" w:rsidRPr="00143404">
          <w:rPr>
            <w:rStyle w:val="Collegamentoipertestuale"/>
          </w:rPr>
          <w:t>e</w:t>
        </w:r>
        <w:r w:rsidR="00143404" w:rsidRPr="00143404">
          <w:rPr>
            <w:rStyle w:val="Collegamentoipertestuale"/>
          </w:rPr>
          <w:t>nto t</w:t>
        </w:r>
        <w:r w:rsidR="00A07666" w:rsidRPr="00143404">
          <w:rPr>
            <w:rStyle w:val="Collegamentoipertestuale"/>
          </w:rPr>
          <w:t>esti</w:t>
        </w:r>
        <w:r w:rsidR="00143404" w:rsidRPr="00143404">
          <w:rPr>
            <w:rStyle w:val="Collegamentoipertestuale"/>
          </w:rPr>
          <w:t xml:space="preserve"> </w:t>
        </w:r>
        <w:r w:rsidR="00A07666" w:rsidRPr="00143404">
          <w:rPr>
            <w:rStyle w:val="Collegamentoipertestuale"/>
          </w:rPr>
          <w:t>statici</w:t>
        </w:r>
        <w:r w:rsidR="00143404">
          <w:fldChar w:fldCharType="end"/>
        </w:r>
        <w:r w:rsidR="00A07666">
          <w:t>].</w:t>
        </w:r>
      </w:ins>
    </w:p>
    <w:p w14:paraId="1098CA6E" w14:textId="77777777" w:rsidR="0037769E" w:rsidRDefault="0037769E" w:rsidP="0037769E">
      <w:pPr>
        <w:pStyle w:val="Paragrafoelenco"/>
        <w:ind w:left="1440"/>
        <w:rPr>
          <w:del w:id="217" w:author="Ruggero Rostirolla" w:date="2026-02-02T08:43:00Z" w16du:dateUtc="2026-02-02T07:43:00Z"/>
        </w:rPr>
      </w:pPr>
    </w:p>
    <w:p w14:paraId="0EE764C2" w14:textId="77777777" w:rsidR="006C226D" w:rsidRDefault="006C226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7A9212D" w14:textId="60D2B7F0" w:rsidR="00D91373" w:rsidRDefault="00D91373" w:rsidP="00B617CC">
      <w:pPr>
        <w:pStyle w:val="Titolo3"/>
      </w:pPr>
      <w:r>
        <w:lastRenderedPageBreak/>
        <w:t>Identificazione delle coordinate GPS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136CB425" w14:textId="77777777" w:rsidTr="00DD1F4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AC81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9F285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99097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5D62E06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7A74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89B8A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3F40B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7C51497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088D4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DEF07" w14:textId="1904168A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CB36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Estrazione delle coordinate Longitudine e Latitudine dalla foto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7BA5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68B3F283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3D566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E7D27" w14:textId="61FB7361" w:rsidR="00B11C9E" w:rsidRPr="00CB366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CB3665" w:rsidRPr="00CB3665">
              <w:t>get_coords_from_img.bat</w:t>
            </w:r>
            <w:r w:rsidR="00CE721E">
              <w:br/>
              <w:t>che richiama</w:t>
            </w:r>
            <w:r w:rsidR="00CB3665">
              <w:t xml:space="preserve"> extract_gps.py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40582" w14:textId="7BCDA785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</w:tr>
      <w:tr w:rsidR="00B11C9E" w:rsidRPr="00295975" w14:paraId="29156BB6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B84D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36871" w14:textId="56F85824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CB36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paginaxy.jpg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AB66D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C00C86A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1DF3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C0582" w14:textId="707B0138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CB36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public\images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C3A9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77614B2E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5534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8197D" w14:textId="36655BA6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CB36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Console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6BCAE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8D3B49B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E1A1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C0A9F" w14:textId="4CB2F4AD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CB366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Viene eseguito da root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051E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5F123EA9" w14:textId="77777777" w:rsidR="00B11C9E" w:rsidRDefault="00B11C9E" w:rsidP="00D91373"/>
    <w:p w14:paraId="1F850524" w14:textId="77777777" w:rsidR="008D055F" w:rsidRDefault="008D055F" w:rsidP="00D91373">
      <w:pPr>
        <w:rPr>
          <w:ins w:id="218" w:author="Ruggero Rostirolla" w:date="2026-02-02T08:43:00Z" w16du:dateUtc="2026-02-02T07:43:00Z"/>
        </w:rPr>
      </w:pPr>
      <w:ins w:id="219" w:author="Ruggero Rostirolla" w:date="2026-02-02T08:43:00Z" w16du:dateUtc="2026-02-02T07:43:00Z">
        <w:r>
          <w:t>Uno dei criteri per accedere alla pagina, è l’uso del GPS, ovvero quando mi trovo in prossimità di un luogo di interesse (POI), se abbiamo l’app aperta, nella lista dei punti d’interesse (bottone verde in alto a destra) compare nella lista il nome della pagina che possiamo aprire.</w:t>
        </w:r>
        <w:r>
          <w:br/>
          <w:t>Per usare questa funzionalità, o</w:t>
        </w:r>
        <w:r w:rsidR="00143404">
          <w:t>gni pagina deve avere le</w:t>
        </w:r>
        <w:r>
          <w:t xml:space="preserve"> proprie</w:t>
        </w:r>
        <w:r w:rsidR="00143404">
          <w:t xml:space="preserve"> coordinate GPS per consentire </w:t>
        </w:r>
        <w:r>
          <w:t>il calcolo della distanza fra la posizione dello smartphone e il punto di interesse.</w:t>
        </w:r>
        <w:r w:rsidR="00143404">
          <w:br/>
        </w:r>
      </w:ins>
    </w:p>
    <w:p w14:paraId="711DA5EE" w14:textId="7B549170" w:rsidR="000C46C1" w:rsidRDefault="008D055F" w:rsidP="00D91373">
      <w:ins w:id="220" w:author="Ruggero Rostirolla" w:date="2026-02-02T08:43:00Z" w16du:dateUtc="2026-02-02T07:43:00Z">
        <w:r>
          <w:t>Come avere le coordinate GPS della posizione del punto di interesse?</w:t>
        </w:r>
        <w:r>
          <w:br/>
          <w:t>Tramite una foto scattata con uno smartphone con attivo il GPS e ci troviamo in un luogo che il segnale GPS è disponibile.</w:t>
        </w:r>
        <w:r>
          <w:br/>
        </w:r>
      </w:ins>
      <w:r w:rsidR="00D91373">
        <w:t>U</w:t>
      </w:r>
      <w:r w:rsidR="005768C3" w:rsidRPr="005768C3">
        <w:t xml:space="preserve">na di queste immagini </w:t>
      </w:r>
      <w:r w:rsidR="00CB3665">
        <w:t xml:space="preserve">in </w:t>
      </w:r>
      <w:r w:rsidR="00CB3665" w:rsidRPr="0037769E">
        <w:rPr>
          <w:b/>
          <w:bCs/>
        </w:rPr>
        <w:t>public\images</w:t>
      </w:r>
      <w:r w:rsidR="00CB3665" w:rsidRPr="005768C3">
        <w:t xml:space="preserve"> </w:t>
      </w:r>
      <w:r w:rsidR="005768C3" w:rsidRPr="005768C3">
        <w:t xml:space="preserve">potrebbe essere </w:t>
      </w:r>
      <w:r w:rsidR="002851B4">
        <w:t xml:space="preserve">una foto scattata sul luogo che contiene le informazioni GPS e viene rinominata </w:t>
      </w:r>
      <w:r w:rsidR="003C11D8">
        <w:t>[</w:t>
      </w:r>
      <w:r w:rsidR="00640D20">
        <w:rPr>
          <w:b/>
          <w:bCs/>
        </w:rPr>
        <w:t>paginaxy</w:t>
      </w:r>
      <w:r w:rsidR="003C11D8">
        <w:rPr>
          <w:b/>
          <w:bCs/>
        </w:rPr>
        <w:t>]</w:t>
      </w:r>
      <w:r w:rsidR="005768C3" w:rsidRPr="00D91373">
        <w:rPr>
          <w:b/>
          <w:bCs/>
        </w:rPr>
        <w:t>.jpg</w:t>
      </w:r>
      <w:r w:rsidR="002851B4">
        <w:t>, s</w:t>
      </w:r>
      <w:r w:rsidR="00F049E6">
        <w:t xml:space="preserve">e non già presente nel gruppo delle foto, </w:t>
      </w:r>
      <w:r w:rsidR="00A955B5">
        <w:t xml:space="preserve">senza numero ed in minuscolo. </w:t>
      </w:r>
    </w:p>
    <w:p w14:paraId="508FE89C" w14:textId="7CC6E43D" w:rsidR="00F75C9C" w:rsidRDefault="000C46C1" w:rsidP="00D91373">
      <w:r>
        <w:t>Tramite questa foto possiamo</w:t>
      </w:r>
      <w:r w:rsidR="005768C3" w:rsidRPr="005768C3">
        <w:t xml:space="preserve"> creare </w:t>
      </w:r>
      <w:r w:rsidR="00753B51" w:rsidRPr="005768C3">
        <w:t>una riga</w:t>
      </w:r>
      <w:r w:rsidR="005768C3" w:rsidRPr="005768C3">
        <w:t xml:space="preserve"> nella tabella </w:t>
      </w:r>
      <w:r w:rsidR="00CC1120">
        <w:t>POIS</w:t>
      </w:r>
      <w:r w:rsidR="005768C3" w:rsidRPr="005768C3">
        <w:t>_LOCATIONS</w:t>
      </w:r>
      <w:r>
        <w:t>, presente in main.js.</w:t>
      </w:r>
      <w:r w:rsidR="002C486E">
        <w:br/>
        <w:t>S</w:t>
      </w:r>
      <w:r w:rsidR="002C486E" w:rsidRPr="002C486E">
        <w:t xml:space="preserve">e la foto originale scattata in loco </w:t>
      </w:r>
      <w:r w:rsidR="002C486E" w:rsidRPr="002C486E">
        <w:rPr>
          <w:b/>
          <w:bCs/>
        </w:rPr>
        <w:t>non è già</w:t>
      </w:r>
      <w:r w:rsidR="002C486E" w:rsidRPr="002C486E">
        <w:t xml:space="preserve"> </w:t>
      </w:r>
      <w:r w:rsidR="003C11D8">
        <w:t>[</w:t>
      </w:r>
      <w:r w:rsidR="00640D20">
        <w:t>paginaxy</w:t>
      </w:r>
      <w:r w:rsidR="003C11D8">
        <w:t>]</w:t>
      </w:r>
      <w:r w:rsidR="002C486E" w:rsidRPr="002C486E">
        <w:t xml:space="preserve">.jpg, deve essere rinominata e copiata in \public\images\ </w:t>
      </w:r>
      <w:r w:rsidR="002C486E" w:rsidRPr="002C486E">
        <w:rPr>
          <w:b/>
          <w:bCs/>
        </w:rPr>
        <w:t>PRIMA</w:t>
      </w:r>
      <w:r w:rsidR="002C486E" w:rsidRPr="002C486E">
        <w:t xml:space="preserve"> di eseguire get_coords_from_img.bat</w:t>
      </w:r>
      <w:r>
        <w:br/>
      </w:r>
      <w:r w:rsidR="00F75C9C">
        <w:t xml:space="preserve">Dalla root del sito usiamo la procedura </w:t>
      </w:r>
      <w:r w:rsidR="00F75C9C" w:rsidRPr="00F75C9C">
        <w:rPr>
          <w:b/>
          <w:bCs/>
        </w:rPr>
        <w:t>get_coords_from_img.bat</w:t>
      </w:r>
      <w:r w:rsidR="00F75C9C" w:rsidRPr="00F75C9C">
        <w:t xml:space="preserve"> </w:t>
      </w:r>
      <w:r w:rsidR="00F75C9C">
        <w:t xml:space="preserve">che richiama il codice python </w:t>
      </w:r>
      <w:r w:rsidR="00F75C9C" w:rsidRPr="00F75C9C">
        <w:rPr>
          <w:b/>
          <w:bCs/>
        </w:rPr>
        <w:t>extract_gps.py</w:t>
      </w:r>
      <w:r w:rsidR="00F75C9C">
        <w:t>.</w:t>
      </w:r>
    </w:p>
    <w:p w14:paraId="4AFA50F4" w14:textId="396C31E9" w:rsidR="00D513D6" w:rsidRDefault="002851B4" w:rsidP="00C92364">
      <w:pPr>
        <w:spacing w:after="0"/>
        <w:pPrChange w:id="221" w:author="Ruggero Rostirolla" w:date="2026-02-02T08:43:00Z" w16du:dateUtc="2026-02-02T07:43:00Z">
          <w:pPr/>
        </w:pPrChange>
      </w:pPr>
      <w:r w:rsidRPr="002851B4">
        <w:rPr>
          <w:b/>
          <w:bCs/>
        </w:rPr>
        <w:t>Importante</w:t>
      </w:r>
      <w:r>
        <w:rPr>
          <w:b/>
          <w:bCs/>
        </w:rPr>
        <w:t xml:space="preserve">: </w:t>
      </w:r>
      <w:r>
        <w:t>Se viene passata una immagine</w:t>
      </w:r>
      <w:r w:rsidR="00743422">
        <w:t xml:space="preserve"> che non è una foto</w:t>
      </w:r>
      <w:r>
        <w:t xml:space="preserve"> o </w:t>
      </w:r>
      <w:r w:rsidR="00743422">
        <w:t xml:space="preserve">è </w:t>
      </w:r>
      <w:r>
        <w:t>una foto senza le coordinate GPS la procedura</w:t>
      </w:r>
      <w:r w:rsidR="00743422">
        <w:t xml:space="preserve"> </w:t>
      </w:r>
      <w:r w:rsidR="00743422" w:rsidRPr="00F75C9C">
        <w:rPr>
          <w:b/>
          <w:bCs/>
        </w:rPr>
        <w:t>get_coords_from_img.bat</w:t>
      </w:r>
      <w:r w:rsidR="00743422">
        <w:rPr>
          <w:b/>
          <w:bCs/>
        </w:rPr>
        <w:t xml:space="preserve"> </w:t>
      </w:r>
      <w:r>
        <w:t xml:space="preserve"> </w:t>
      </w:r>
      <w:r w:rsidR="00743422">
        <w:t>produce questo risultato:</w:t>
      </w:r>
      <w:r w:rsidR="00743422">
        <w:br/>
      </w:r>
      <w:r w:rsidR="00D513D6">
        <w:t>=========================================================</w:t>
      </w:r>
    </w:p>
    <w:p w14:paraId="000070D1" w14:textId="6E4258BA" w:rsidR="00D513D6" w:rsidRDefault="00D513D6" w:rsidP="00C92364">
      <w:pPr>
        <w:spacing w:after="0"/>
        <w:pPrChange w:id="222" w:author="Ruggero Rostirolla" w:date="2026-02-02T08:43:00Z" w16du:dateUtc="2026-02-02T07:43:00Z">
          <w:pPr/>
        </w:pPrChange>
      </w:pPr>
      <w:r>
        <w:t>­ ESTRAZIONE COORDINATE GPS DA IMMAGINE CHIAVE</w:t>
      </w:r>
    </w:p>
    <w:p w14:paraId="2BF4C30A" w14:textId="77777777" w:rsidR="00D513D6" w:rsidRDefault="00D513D6" w:rsidP="00C92364">
      <w:pPr>
        <w:spacing w:after="0"/>
        <w:pPrChange w:id="223" w:author="Ruggero Rostirolla" w:date="2026-02-02T08:43:00Z" w16du:dateUtc="2026-02-02T07:43:00Z">
          <w:pPr/>
        </w:pPrChange>
      </w:pPr>
      <w:r>
        <w:t>=========================================================</w:t>
      </w:r>
    </w:p>
    <w:p w14:paraId="67EB2A8D" w14:textId="77777777" w:rsidR="00D513D6" w:rsidRDefault="00D513D6" w:rsidP="00C92364">
      <w:pPr>
        <w:spacing w:after="0"/>
        <w:pPrChange w:id="224" w:author="Ruggero Rostirolla" w:date="2026-02-02T08:43:00Z" w16du:dateUtc="2026-02-02T07:43:00Z">
          <w:pPr/>
        </w:pPrChange>
      </w:pPr>
      <w:r>
        <w:t>1. Esecuzione di extract_gps.py...</w:t>
      </w:r>
    </w:p>
    <w:p w14:paraId="43CC5BA2" w14:textId="77777777" w:rsidR="00D513D6" w:rsidRDefault="00D513D6" w:rsidP="00C92364">
      <w:pPr>
        <w:spacing w:after="0"/>
        <w:pPrChange w:id="225" w:author="Ruggero Rostirolla" w:date="2026-02-02T08:43:00Z" w16du:dateUtc="2026-02-02T07:43:00Z">
          <w:pPr/>
        </w:pPrChange>
      </w:pPr>
      <w:r>
        <w:t>ERRORE: Impossibile leggere i dati EXIF dal file: Given file is neither JPEG nor TIFF.</w:t>
      </w:r>
    </w:p>
    <w:p w14:paraId="1D259CB4" w14:textId="11E42BB9" w:rsidR="00D513D6" w:rsidRDefault="00D513D6" w:rsidP="00C92364">
      <w:pPr>
        <w:spacing w:after="0"/>
        <w:pPrChange w:id="226" w:author="Ruggero Rostirolla" w:date="2026-02-02T08:43:00Z" w16du:dateUtc="2026-02-02T07:43:00Z">
          <w:pPr/>
        </w:pPrChange>
      </w:pPr>
      <w:r>
        <w:t>ERRORE durante l'estrazione. Controlla il file immagine e lo script Python.</w:t>
      </w:r>
    </w:p>
    <w:p w14:paraId="5F4FF241" w14:textId="77777777" w:rsidR="00743422" w:rsidRPr="002851B4" w:rsidRDefault="00743422" w:rsidP="00D91373"/>
    <w:p w14:paraId="1AB9405B" w14:textId="2C18DB9B" w:rsidR="002F6290" w:rsidRDefault="00F75C9C" w:rsidP="002F6290">
      <w:r>
        <w:lastRenderedPageBreak/>
        <w:t>La procedura</w:t>
      </w:r>
      <w:r w:rsidR="00D513D6">
        <w:t>,</w:t>
      </w:r>
      <w:r>
        <w:t xml:space="preserve"> eseguita a terminale </w:t>
      </w:r>
      <w:r w:rsidR="00D513D6">
        <w:t xml:space="preserve">per una foto che contiene le informazioni GPS, </w:t>
      </w:r>
      <w:r>
        <w:t>produce in output le coordinate. Vedi un esempio:</w:t>
      </w:r>
      <w:r w:rsidR="00D91373">
        <w:br/>
      </w:r>
      <w:r w:rsidR="002F6290">
        <w:t>C:\Users\User\Documents\GitHub\</w:t>
      </w:r>
      <w:r w:rsidR="00C545F0">
        <w:t>Paginaxy</w:t>
      </w:r>
      <w:r w:rsidR="002F6290">
        <w:t>&gt;</w:t>
      </w:r>
      <w:r w:rsidR="002F6290" w:rsidRPr="002F6290">
        <w:rPr>
          <w:b/>
          <w:bCs/>
        </w:rPr>
        <w:t>get_coords_from_img.bat</w:t>
      </w:r>
    </w:p>
    <w:p w14:paraId="5D240331" w14:textId="77777777" w:rsidR="002F6290" w:rsidRDefault="002F6290" w:rsidP="0047513D">
      <w:pPr>
        <w:spacing w:after="0"/>
      </w:pPr>
      <w:r>
        <w:t>=========================================================</w:t>
      </w:r>
    </w:p>
    <w:p w14:paraId="499B583A" w14:textId="051DE74A" w:rsidR="002F6290" w:rsidRDefault="002F6290" w:rsidP="0047513D">
      <w:pPr>
        <w:spacing w:after="0"/>
      </w:pPr>
      <w:r>
        <w:t>­</w:t>
      </w:r>
      <w:r w:rsidR="005E1C7C">
        <w:t xml:space="preserve"> </w:t>
      </w:r>
      <w:r>
        <w:t xml:space="preserve"> ESTRAZIONE COORDINATE GPS DA IMMAGINE CHIAVE</w:t>
      </w:r>
    </w:p>
    <w:p w14:paraId="67947259" w14:textId="77777777" w:rsidR="002F6290" w:rsidRDefault="002F6290" w:rsidP="0047513D">
      <w:pPr>
        <w:spacing w:after="0"/>
      </w:pPr>
      <w:r>
        <w:t>=========================================================</w:t>
      </w:r>
    </w:p>
    <w:p w14:paraId="44F3B2E6" w14:textId="77777777" w:rsidR="002F6290" w:rsidRDefault="002F6290" w:rsidP="0047513D">
      <w:pPr>
        <w:spacing w:after="0"/>
      </w:pPr>
      <w:r>
        <w:t xml:space="preserve">1. Esecuzione di </w:t>
      </w:r>
      <w:r w:rsidRPr="005E1C7C">
        <w:rPr>
          <w:b/>
          <w:bCs/>
        </w:rPr>
        <w:t>extract_gps.py</w:t>
      </w:r>
      <w:r>
        <w:t>...</w:t>
      </w:r>
    </w:p>
    <w:p w14:paraId="5422F0FA" w14:textId="77777777" w:rsidR="002F6290" w:rsidRDefault="002F6290" w:rsidP="0047513D">
      <w:pPr>
        <w:spacing w:after="0"/>
      </w:pPr>
      <w:r>
        <w:t>2. Cattura delle coordinate...</w:t>
      </w:r>
    </w:p>
    <w:p w14:paraId="6205015F" w14:textId="13D8BDDE" w:rsidR="002F6290" w:rsidRDefault="005E1C7C" w:rsidP="0047513D">
      <w:pPr>
        <w:spacing w:after="0"/>
      </w:pPr>
      <w:r>
        <w:t xml:space="preserve">   </w:t>
      </w:r>
      <w:r w:rsidR="002F6290">
        <w:t>Coordinate estratte con successo:</w:t>
      </w:r>
    </w:p>
    <w:p w14:paraId="75128063" w14:textId="20B1B785" w:rsidR="002F6290" w:rsidRPr="002F6290" w:rsidRDefault="002F6290" w:rsidP="0047513D">
      <w:pPr>
        <w:spacing w:after="0"/>
        <w:rPr>
          <w:b/>
          <w:bCs/>
        </w:rPr>
      </w:pPr>
      <w:r w:rsidRPr="002F6290">
        <w:rPr>
          <w:b/>
          <w:bCs/>
        </w:rPr>
        <w:t xml:space="preserve">   LAT: 44.</w:t>
      </w:r>
      <w:r w:rsidR="00CE721E">
        <w:rPr>
          <w:b/>
          <w:bCs/>
        </w:rPr>
        <w:t>49882</w:t>
      </w:r>
    </w:p>
    <w:p w14:paraId="61D43EDD" w14:textId="70364B27" w:rsidR="002F6290" w:rsidRPr="002F6290" w:rsidRDefault="002F6290" w:rsidP="0047513D">
      <w:pPr>
        <w:spacing w:after="0"/>
        <w:rPr>
          <w:b/>
          <w:bCs/>
        </w:rPr>
      </w:pPr>
      <w:r w:rsidRPr="002F6290">
        <w:rPr>
          <w:b/>
          <w:bCs/>
        </w:rPr>
        <w:t xml:space="preserve">   LON: 11.</w:t>
      </w:r>
      <w:r w:rsidR="00CE721E" w:rsidRPr="005E1C7C">
        <w:rPr>
          <w:b/>
          <w:bCs/>
        </w:rPr>
        <w:t>3</w:t>
      </w:r>
      <w:r w:rsidR="00CE721E">
        <w:rPr>
          <w:b/>
          <w:bCs/>
        </w:rPr>
        <w:t>4196</w:t>
      </w:r>
    </w:p>
    <w:p w14:paraId="509A8A2B" w14:textId="77777777" w:rsidR="0047513D" w:rsidRDefault="0047513D" w:rsidP="002F6290">
      <w:pPr>
        <w:rPr>
          <w:del w:id="227" w:author="Ruggero Rostirolla" w:date="2026-02-02T08:43:00Z" w16du:dateUtc="2026-02-02T07:43:00Z"/>
        </w:rPr>
      </w:pPr>
    </w:p>
    <w:p w14:paraId="31C1AD08" w14:textId="77777777" w:rsidR="00C92364" w:rsidRDefault="00C92364" w:rsidP="002F6290">
      <w:pPr>
        <w:rPr>
          <w:ins w:id="228" w:author="Ruggero Rostirolla" w:date="2026-02-02T08:43:00Z" w16du:dateUtc="2026-02-02T07:43:00Z"/>
        </w:rPr>
      </w:pPr>
      <w:ins w:id="229" w:author="Ruggero Rostirolla" w:date="2026-02-02T08:43:00Z" w16du:dateUtc="2026-02-02T07:43:00Z">
        <w:r>
          <w:br/>
          <w:t>Considerazione</w:t>
        </w:r>
      </w:ins>
    </w:p>
    <w:p w14:paraId="2DB907ED" w14:textId="03EBD58D" w:rsidR="0047513D" w:rsidRDefault="00C92364" w:rsidP="002F6290">
      <w:pPr>
        <w:rPr>
          <w:ins w:id="230" w:author="Ruggero Rostirolla" w:date="2026-02-02T08:43:00Z" w16du:dateUtc="2026-02-02T07:43:00Z"/>
        </w:rPr>
      </w:pPr>
      <w:ins w:id="231" w:author="Ruggero Rostirolla" w:date="2026-02-02T08:43:00Z" w16du:dateUtc="2026-02-02T07:43:00Z">
        <w:r>
          <w:t>A questo punto del processo di creazione della pagina, non abbiamo ancora creato la pagina, ma semplicemente preparato i dati a partire del documento word e integrato le coordinate GPS, ma NON abbiamo ancora creato la pagina html.</w:t>
        </w:r>
        <w:r>
          <w:br/>
          <w:t>Per non perdere le informazioni del GPS possiamo fin da adesso a</w:t>
        </w:r>
        <w:r w:rsidR="00B1031E">
          <w:t xml:space="preserve">d alimentare un blocco della pagina che sarà richiamato dopo la creazione della pagina e precisamente la gestione del </w:t>
        </w:r>
        <w:proofErr w:type="spellStart"/>
        <w:r w:rsidR="00B1031E">
          <w:t>config_poi</w:t>
        </w:r>
        <w:proofErr w:type="spellEnd"/>
        <w:r w:rsidR="00B1031E">
          <w:t>.</w:t>
        </w:r>
        <w:r w:rsidR="00B1031E">
          <w:br/>
        </w:r>
        <w:r w:rsidR="00B1031E">
          <w:br/>
        </w:r>
        <w:r>
          <w:br/>
        </w:r>
        <w:r>
          <w:br/>
          <w:t xml:space="preserve"> </w:t>
        </w:r>
        <w:r>
          <w:br/>
        </w:r>
      </w:ins>
    </w:p>
    <w:p w14:paraId="7E8F2340" w14:textId="4D6819F7" w:rsidR="00F75C9C" w:rsidRDefault="002F6290" w:rsidP="002F6290">
      <w:r>
        <w:t xml:space="preserve">Copia e incolla questi valori nello script </w:t>
      </w:r>
      <w:r w:rsidRPr="0034581B">
        <w:rPr>
          <w:b/>
          <w:bCs/>
        </w:rPr>
        <w:t>add_</w:t>
      </w:r>
      <w:r w:rsidR="00640D20" w:rsidRPr="0034581B">
        <w:rPr>
          <w:b/>
          <w:bCs/>
        </w:rPr>
        <w:t>paginaxy</w:t>
      </w:r>
      <w:r w:rsidRPr="0034581B">
        <w:rPr>
          <w:b/>
          <w:bCs/>
        </w:rPr>
        <w:t>.bat</w:t>
      </w:r>
      <w:r>
        <w:t>.</w:t>
      </w:r>
    </w:p>
    <w:p w14:paraId="19C2A389" w14:textId="3D581F9E" w:rsidR="005E1C7C" w:rsidRDefault="002F6290" w:rsidP="00EB3499">
      <w:pPr>
        <w:spacing w:after="0"/>
      </w:pPr>
      <w:r w:rsidRPr="005E1C7C">
        <w:rPr>
          <w:b/>
          <w:bCs/>
        </w:rPr>
        <w:t>Attenzione</w:t>
      </w:r>
      <w:r>
        <w:t>: la procedura add_</w:t>
      </w:r>
      <w:r w:rsidR="00640D20">
        <w:t>paginaxy</w:t>
      </w:r>
      <w:r>
        <w:t xml:space="preserve">.bat verrà creata in seguito e quindi conservate queste coordinate che andrete a copiare quando </w:t>
      </w:r>
      <w:r w:rsidR="005E1C7C">
        <w:t xml:space="preserve">viene creata </w:t>
      </w:r>
      <w:r w:rsidR="005E1C7C" w:rsidRPr="005E1C7C">
        <w:rPr>
          <w:b/>
          <w:bCs/>
        </w:rPr>
        <w:t>add_</w:t>
      </w:r>
      <w:r w:rsidR="00640D20">
        <w:rPr>
          <w:b/>
          <w:bCs/>
        </w:rPr>
        <w:t>paginaxy</w:t>
      </w:r>
      <w:r w:rsidR="005E1C7C" w:rsidRPr="005E1C7C">
        <w:rPr>
          <w:b/>
          <w:bCs/>
        </w:rPr>
        <w:t>.bat</w:t>
      </w:r>
      <w:r w:rsidR="005E1C7C">
        <w:t xml:space="preserve"> .</w:t>
      </w:r>
      <w:r w:rsidR="000C46C1">
        <w:br/>
      </w:r>
      <w:r w:rsidR="005E1C7C">
        <w:t>In add_</w:t>
      </w:r>
      <w:r w:rsidR="00640D20">
        <w:t>paginaxy</w:t>
      </w:r>
      <w:r w:rsidR="005E1C7C">
        <w:t>.bat alle seguenti riga copiate le due righe generate al posto di quelle presenti:</w:t>
      </w:r>
      <w:r w:rsidR="005E1C7C">
        <w:br/>
      </w:r>
      <w:r w:rsidR="005E1C7C">
        <w:br/>
        <w:t>:: --- CONFIGURAZIONE PAGINA (MODIFICARE MANUALMENTE) ---</w:t>
      </w:r>
    </w:p>
    <w:p w14:paraId="5B088FFE" w14:textId="49E3316C" w:rsidR="005E1C7C" w:rsidRDefault="005E1C7C" w:rsidP="00EB3499">
      <w:pPr>
        <w:spacing w:after="0"/>
      </w:pPr>
      <w:r>
        <w:t>SET "PAGE_ID=</w:t>
      </w:r>
      <w:r w:rsidR="00640D20">
        <w:t>paginaxy</w:t>
      </w:r>
      <w:r>
        <w:t>"</w:t>
      </w:r>
    </w:p>
    <w:p w14:paraId="7288D937" w14:textId="112FEC33" w:rsidR="005E1C7C" w:rsidRDefault="005E1C7C" w:rsidP="00EB3499">
      <w:pPr>
        <w:spacing w:after="0"/>
      </w:pPr>
      <w:r>
        <w:t>SET "NAV_KEY_ID=nav</w:t>
      </w:r>
      <w:r w:rsidR="00640D20">
        <w:t>paginaxy</w:t>
      </w:r>
      <w:r>
        <w:t>"</w:t>
      </w:r>
    </w:p>
    <w:p w14:paraId="0701F9F0" w14:textId="77777777" w:rsidR="005E1C7C" w:rsidRDefault="005E1C7C" w:rsidP="00EB3499">
      <w:pPr>
        <w:spacing w:after="0"/>
      </w:pPr>
      <w:r>
        <w:t>SET "PAGE_TITLE_IT=Il mio nuovo POI"</w:t>
      </w:r>
    </w:p>
    <w:p w14:paraId="71DE0F7A" w14:textId="6DEE060F" w:rsidR="005E1C7C" w:rsidRPr="005E1C7C" w:rsidRDefault="005E1C7C" w:rsidP="00EB3499">
      <w:pPr>
        <w:spacing w:after="0"/>
      </w:pPr>
      <w:r w:rsidRPr="005E1C7C">
        <w:t>SET "LAT=</w:t>
      </w:r>
      <w:r w:rsidRPr="005E1C7C">
        <w:rPr>
          <w:b/>
          <w:bCs/>
        </w:rPr>
        <w:t>44.</w:t>
      </w:r>
      <w:r w:rsidR="00CE721E">
        <w:rPr>
          <w:b/>
          <w:bCs/>
        </w:rPr>
        <w:t>49882</w:t>
      </w:r>
      <w:r w:rsidRPr="005E1C7C">
        <w:t>" &lt;-- INSERISCI QUI IL VALORE MANUALE</w:t>
      </w:r>
    </w:p>
    <w:p w14:paraId="6F04AA5D" w14:textId="5F6B670E" w:rsidR="005E1C7C" w:rsidRPr="005E1C7C" w:rsidRDefault="005E1C7C" w:rsidP="00EB3499">
      <w:pPr>
        <w:spacing w:after="0"/>
      </w:pPr>
      <w:r w:rsidRPr="005E1C7C">
        <w:t>SET "LON=</w:t>
      </w:r>
      <w:r w:rsidRPr="005E1C7C">
        <w:rPr>
          <w:b/>
          <w:bCs/>
        </w:rPr>
        <w:t>11.3</w:t>
      </w:r>
      <w:r w:rsidR="00CE721E">
        <w:rPr>
          <w:b/>
          <w:bCs/>
        </w:rPr>
        <w:t>4196</w:t>
      </w:r>
      <w:r w:rsidRPr="005E1C7C">
        <w:t>" &lt;-- INSERISCI QUI IL VALORE MANUALE</w:t>
      </w:r>
    </w:p>
    <w:p w14:paraId="72CCEF11" w14:textId="2108931F" w:rsidR="000C46C1" w:rsidRDefault="005E1C7C" w:rsidP="00EB3499">
      <w:pPr>
        <w:spacing w:after="0"/>
      </w:pPr>
      <w:r>
        <w:t>SET "DISTANCE=50"</w:t>
      </w:r>
    </w:p>
    <w:p w14:paraId="7CB10B15" w14:textId="77777777" w:rsidR="00EB3499" w:rsidRDefault="00EB3499">
      <w:pPr>
        <w:rPr>
          <w:b/>
          <w:bCs/>
          <w:sz w:val="28"/>
          <w:szCs w:val="28"/>
        </w:rPr>
      </w:pPr>
    </w:p>
    <w:p w14:paraId="320F03B2" w14:textId="3633CFA0" w:rsidR="0034581B" w:rsidRPr="0034581B" w:rsidRDefault="0034581B">
      <w:pPr>
        <w:rPr>
          <w:b/>
          <w:bCs/>
          <w:sz w:val="28"/>
          <w:szCs w:val="28"/>
        </w:rPr>
      </w:pPr>
      <w:r w:rsidRPr="0034581B">
        <w:rPr>
          <w:b/>
          <w:bCs/>
          <w:sz w:val="28"/>
          <w:szCs w:val="28"/>
        </w:rPr>
        <w:t>Alternativa</w:t>
      </w:r>
    </w:p>
    <w:p w14:paraId="1A64C708" w14:textId="4A099367" w:rsidR="00095D9D" w:rsidRDefault="0034581B" w:rsidP="00095D9D">
      <w:r>
        <w:lastRenderedPageBreak/>
        <w:t xml:space="preserve">In assenza di foto con i dati </w:t>
      </w:r>
      <w:r w:rsidR="00095D9D">
        <w:t>GPS</w:t>
      </w:r>
      <w:r>
        <w:t xml:space="preserve">, è possibile utilizzare Google Maps e posizionandosi sul luogo di interesse (POI) </w:t>
      </w:r>
      <w:r w:rsidR="00095D9D">
        <w:t xml:space="preserve">e premendo il bottone di destra del mouse si apre una tendina, analoga a quella che vedete in figura qui sotto </w:t>
      </w:r>
    </w:p>
    <w:p w14:paraId="56C833D1" w14:textId="77777777" w:rsidR="00095D9D" w:rsidRDefault="00095D9D" w:rsidP="00095D9D">
      <w:pPr>
        <w:jc w:val="center"/>
      </w:pPr>
      <w:r>
        <w:br/>
      </w:r>
      <w:r w:rsidRPr="00095D9D">
        <w:rPr>
          <w:noProof/>
        </w:rPr>
        <w:drawing>
          <wp:inline distT="0" distB="0" distL="0" distR="0" wp14:anchorId="16D08E08" wp14:editId="4C0EB9B7">
            <wp:extent cx="2352887" cy="3022600"/>
            <wp:effectExtent l="0" t="0" r="9525" b="6350"/>
            <wp:docPr id="1552709321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09321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4553" cy="303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D9D">
        <w:t xml:space="preserve"> </w:t>
      </w:r>
    </w:p>
    <w:p w14:paraId="5434BCCC" w14:textId="53B373E7" w:rsidR="00C92364" w:rsidRDefault="00095D9D" w:rsidP="00095D9D">
      <w:pPr>
        <w:rPr>
          <w:rPrChange w:id="232" w:author="Ruggero Rostirolla" w:date="2026-02-02T08:43:00Z" w16du:dateUtc="2026-02-02T07:43:00Z">
            <w:rPr>
              <w:color w:val="0F4761" w:themeColor="accent1" w:themeShade="BF"/>
              <w:sz w:val="28"/>
            </w:rPr>
          </w:rPrChange>
        </w:rPr>
      </w:pPr>
      <w:r>
        <w:t>dove la prima riga riporta i valori di Longitudine e Latitudine. Selezionando quella riga, vengono copiati i valori negli appunti “</w:t>
      </w:r>
      <w:r w:rsidRPr="00095D9D">
        <w:t xml:space="preserve">44.49882256880852, 11.34195519427069 </w:t>
      </w:r>
      <w:r>
        <w:t>“</w:t>
      </w:r>
      <w:del w:id="233" w:author="Ruggero Rostirolla" w:date="2026-02-02T08:43:00Z" w16du:dateUtc="2026-02-02T07:43:00Z">
        <w:r w:rsidR="004C5CAB">
          <w:br w:type="page"/>
        </w:r>
      </w:del>
    </w:p>
    <w:p w14:paraId="063BCC2F" w14:textId="77777777" w:rsidR="00C92364" w:rsidRDefault="00C92364" w:rsidP="00C92364">
      <w:pPr>
        <w:rPr>
          <w:ins w:id="234" w:author="Ruggero Rostirolla" w:date="2026-02-02T08:43:00Z" w16du:dateUtc="2026-02-02T07:43:00Z"/>
        </w:rPr>
      </w:pPr>
      <w:ins w:id="235" w:author="Ruggero Rostirolla" w:date="2026-02-02T08:43:00Z" w16du:dateUtc="2026-02-02T07:43:00Z">
        <w:r>
          <w:lastRenderedPageBreak/>
          <w:t>Nel caso non siamo in grado di ottenere una foto con le coordinate, GPS possiamo ricorrere a Google Maps su desktop ed individuata la posizione sulla mappa, premendo il bottone destro del mouse possiamo copiare le coordinate, che saranno in seguito caricate come informazioni statiche.</w:t>
        </w:r>
      </w:ins>
    </w:p>
    <w:p w14:paraId="5FD07691" w14:textId="77777777" w:rsidR="00B1031E" w:rsidRDefault="00B1031E">
      <w:pPr>
        <w:rPr>
          <w:ins w:id="236" w:author="Ruggero Rostirolla" w:date="2026-02-02T08:43:00Z" w16du:dateUtc="2026-02-02T07:43:00Z"/>
        </w:rPr>
      </w:pPr>
      <w:ins w:id="237" w:author="Ruggero Rostirolla" w:date="2026-02-02T08:43:00Z" w16du:dateUtc="2026-02-02T07:43:00Z">
        <w:r>
          <w:br w:type="page"/>
        </w:r>
      </w:ins>
    </w:p>
    <w:p w14:paraId="5B617789" w14:textId="242B6670" w:rsidR="00B1031E" w:rsidRDefault="00B1031E" w:rsidP="00B1031E">
      <w:pPr>
        <w:pStyle w:val="Titolo3"/>
        <w:rPr>
          <w:ins w:id="238" w:author="Ruggero Rostirolla" w:date="2026-02-02T08:43:00Z" w16du:dateUtc="2026-02-02T07:43:00Z"/>
        </w:rPr>
      </w:pPr>
      <w:ins w:id="239" w:author="Ruggero Rostirolla" w:date="2026-02-02T08:43:00Z" w16du:dateUtc="2026-02-02T07:43:00Z">
        <w:r>
          <w:lastRenderedPageBreak/>
          <w:t xml:space="preserve">Gestione del </w:t>
        </w:r>
        <w:proofErr w:type="spellStart"/>
        <w:r w:rsidR="00E377BD">
          <w:t>pois_</w:t>
        </w:r>
        <w:proofErr w:type="gramStart"/>
        <w:r w:rsidR="00E377BD">
          <w:t>config.json</w:t>
        </w:r>
        <w:proofErr w:type="spellEnd"/>
        <w:proofErr w:type="gramEnd"/>
      </w:ins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031E" w:rsidRPr="00295975" w14:paraId="1E8E4630" w14:textId="77777777" w:rsidTr="00DD1F40">
        <w:trPr>
          <w:trHeight w:val="288"/>
          <w:ins w:id="240" w:author="Ruggero Rostirolla" w:date="2026-02-02T08:43:00Z" w16du:dateUtc="2026-02-02T07:43:00Z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39AF6" w14:textId="77777777" w:rsidR="00B1031E" w:rsidRPr="00295975" w:rsidRDefault="00B1031E" w:rsidP="00DD1F40">
            <w:pPr>
              <w:spacing w:after="0" w:line="240" w:lineRule="auto"/>
              <w:rPr>
                <w:ins w:id="241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242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FASE</w:t>
              </w:r>
            </w:ins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CA130" w14:textId="77777777" w:rsidR="00B1031E" w:rsidRPr="00295975" w:rsidRDefault="00B1031E" w:rsidP="00DD1F40">
            <w:pPr>
              <w:spacing w:after="0" w:line="240" w:lineRule="auto"/>
              <w:rPr>
                <w:ins w:id="243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244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</w:ins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095C4" w14:textId="77777777" w:rsidR="00B1031E" w:rsidRPr="00295975" w:rsidRDefault="00B1031E" w:rsidP="00DD1F40">
            <w:pPr>
              <w:spacing w:after="0" w:line="240" w:lineRule="auto"/>
              <w:rPr>
                <w:ins w:id="245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246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</w:ins>
          </w:p>
        </w:tc>
      </w:tr>
      <w:tr w:rsidR="00B1031E" w:rsidRPr="00295975" w14:paraId="4B274DE5" w14:textId="77777777" w:rsidTr="00DD1F40">
        <w:trPr>
          <w:trHeight w:val="288"/>
          <w:ins w:id="247" w:author="Ruggero Rostirolla" w:date="2026-02-02T08:43:00Z" w16du:dateUtc="2026-02-02T07:43:00Z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76BF0" w14:textId="77777777" w:rsidR="00B1031E" w:rsidRPr="00295975" w:rsidRDefault="00B1031E" w:rsidP="00DD1F40">
            <w:pPr>
              <w:spacing w:after="0" w:line="240" w:lineRule="auto"/>
              <w:rPr>
                <w:ins w:id="248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249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ID</w:t>
              </w:r>
            </w:ins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4C17D" w14:textId="77777777" w:rsidR="00B1031E" w:rsidRPr="00295975" w:rsidRDefault="00B1031E" w:rsidP="00DD1F40">
            <w:pPr>
              <w:spacing w:after="0" w:line="240" w:lineRule="auto"/>
              <w:rPr>
                <w:ins w:id="250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251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</w:ins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F9014" w14:textId="77777777" w:rsidR="00B1031E" w:rsidRPr="00295975" w:rsidRDefault="00B1031E" w:rsidP="00DD1F40">
            <w:pPr>
              <w:spacing w:after="0" w:line="240" w:lineRule="auto"/>
              <w:rPr>
                <w:ins w:id="252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253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</w:ins>
          </w:p>
        </w:tc>
      </w:tr>
      <w:tr w:rsidR="00B1031E" w:rsidRPr="00295975" w14:paraId="32CC6D66" w14:textId="77777777" w:rsidTr="00DD1F40">
        <w:trPr>
          <w:trHeight w:val="288"/>
          <w:ins w:id="254" w:author="Ruggero Rostirolla" w:date="2026-02-02T08:43:00Z" w16du:dateUtc="2026-02-02T07:43:00Z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42322" w14:textId="77777777" w:rsidR="00B1031E" w:rsidRPr="00295975" w:rsidRDefault="00B1031E" w:rsidP="00DD1F40">
            <w:pPr>
              <w:spacing w:after="0" w:line="240" w:lineRule="auto"/>
              <w:rPr>
                <w:ins w:id="255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256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Descrizione Operazione</w:t>
              </w:r>
            </w:ins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49A21" w14:textId="50950B7B" w:rsidR="00B1031E" w:rsidRPr="00295975" w:rsidRDefault="00B1031E" w:rsidP="00DD1F40">
            <w:pPr>
              <w:spacing w:after="0" w:line="240" w:lineRule="auto"/>
              <w:rPr>
                <w:ins w:id="257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258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  <w:r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 xml:space="preserve">Utilizzo delle coordinate Longitudine e Latitudine dalla pagina </w:t>
              </w:r>
            </w:ins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9C878" w14:textId="77777777" w:rsidR="00B1031E" w:rsidRPr="00295975" w:rsidRDefault="00B1031E" w:rsidP="00DD1F40">
            <w:pPr>
              <w:spacing w:after="0" w:line="240" w:lineRule="auto"/>
              <w:rPr>
                <w:ins w:id="259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260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</w:ins>
          </w:p>
        </w:tc>
      </w:tr>
      <w:tr w:rsidR="00B1031E" w:rsidRPr="00295975" w14:paraId="22AA565B" w14:textId="77777777" w:rsidTr="00B1031E">
        <w:trPr>
          <w:trHeight w:val="576"/>
          <w:ins w:id="261" w:author="Ruggero Rostirolla" w:date="2026-02-02T08:43:00Z" w16du:dateUtc="2026-02-02T07:43:00Z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DB8AB" w14:textId="77777777" w:rsidR="00B1031E" w:rsidRPr="00295975" w:rsidRDefault="00B1031E" w:rsidP="00DD1F40">
            <w:pPr>
              <w:spacing w:after="0" w:line="240" w:lineRule="auto"/>
              <w:rPr>
                <w:ins w:id="262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263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Script/Comando Principale</w:t>
              </w:r>
            </w:ins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F39252" w14:textId="77777777" w:rsidR="00B1031E" w:rsidRDefault="00B1031E" w:rsidP="00B1031E">
            <w:pPr>
              <w:spacing w:after="0" w:line="240" w:lineRule="auto"/>
              <w:rPr>
                <w:ins w:id="264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proofErr w:type="spellStart"/>
            <w:ins w:id="265" w:author="Ruggero Rostirolla" w:date="2026-02-02T08:43:00Z" w16du:dateUtc="2026-02-02T07:43:00Z">
              <w:r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python</w:t>
              </w:r>
              <w:proofErr w:type="spellEnd"/>
              <w:r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 xml:space="preserve"> extract_config_poi.py</w:t>
              </w:r>
            </w:ins>
          </w:p>
          <w:p w14:paraId="42F2776D" w14:textId="10EB2CD8" w:rsidR="00B1031E" w:rsidRPr="00CB3665" w:rsidRDefault="00B1031E" w:rsidP="00DD1F40">
            <w:pPr>
              <w:spacing w:after="0" w:line="240" w:lineRule="auto"/>
              <w:rPr>
                <w:ins w:id="266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proofErr w:type="spellStart"/>
            <w:ins w:id="267" w:author="Ruggero Rostirolla" w:date="2026-02-02T08:43:00Z" w16du:dateUtc="2026-02-02T07:43:00Z">
              <w:r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python</w:t>
              </w:r>
              <w:proofErr w:type="spellEnd"/>
              <w:r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 xml:space="preserve"> load_config_poi.py</w:t>
              </w:r>
            </w:ins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C5B60" w14:textId="77777777" w:rsidR="00B1031E" w:rsidRPr="00295975" w:rsidRDefault="00B1031E" w:rsidP="00DD1F40">
            <w:pPr>
              <w:spacing w:after="0" w:line="240" w:lineRule="auto"/>
              <w:rPr>
                <w:ins w:id="268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</w:tr>
      <w:tr w:rsidR="00B1031E" w:rsidRPr="00295975" w14:paraId="1CB686B5" w14:textId="77777777" w:rsidTr="00DD1F40">
        <w:trPr>
          <w:trHeight w:val="288"/>
          <w:ins w:id="269" w:author="Ruggero Rostirolla" w:date="2026-02-02T08:43:00Z" w16du:dateUtc="2026-02-02T07:43:00Z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FAADC" w14:textId="77777777" w:rsidR="00B1031E" w:rsidRPr="00295975" w:rsidRDefault="00B1031E" w:rsidP="00DD1F40">
            <w:pPr>
              <w:spacing w:after="0" w:line="240" w:lineRule="auto"/>
              <w:rPr>
                <w:ins w:id="270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271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File Coinvolti</w:t>
              </w:r>
            </w:ins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AB6E8" w14:textId="2E9C187B" w:rsidR="00B1031E" w:rsidRPr="00295975" w:rsidRDefault="00E377BD" w:rsidP="00DD1F40">
            <w:pPr>
              <w:spacing w:after="0" w:line="240" w:lineRule="auto"/>
              <w:rPr>
                <w:ins w:id="272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proofErr w:type="spellStart"/>
            <w:ins w:id="273" w:author="Ruggero Rostirolla" w:date="2026-02-02T08:43:00Z" w16du:dateUtc="2026-02-02T07:43:00Z">
              <w:r w:rsidRPr="00E377BD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pois_</w:t>
              </w:r>
              <w:proofErr w:type="gramStart"/>
              <w:r w:rsidRPr="00E377BD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config.json</w:t>
              </w:r>
              <w:proofErr w:type="spellEnd"/>
              <w:proofErr w:type="gramEnd"/>
            </w:ins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794DB" w14:textId="77777777" w:rsidR="00B1031E" w:rsidRPr="00295975" w:rsidRDefault="00B1031E" w:rsidP="00DD1F40">
            <w:pPr>
              <w:spacing w:after="0" w:line="240" w:lineRule="auto"/>
              <w:rPr>
                <w:ins w:id="274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275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</w:ins>
          </w:p>
        </w:tc>
      </w:tr>
      <w:tr w:rsidR="00B1031E" w:rsidRPr="00295975" w14:paraId="29C11CFB" w14:textId="77777777" w:rsidTr="00DD1F40">
        <w:trPr>
          <w:trHeight w:val="288"/>
          <w:ins w:id="276" w:author="Ruggero Rostirolla" w:date="2026-02-02T08:43:00Z" w16du:dateUtc="2026-02-02T07:43:00Z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A7C83" w14:textId="77777777" w:rsidR="00B1031E" w:rsidRPr="00295975" w:rsidRDefault="00B1031E" w:rsidP="00DD1F40">
            <w:pPr>
              <w:spacing w:after="0" w:line="240" w:lineRule="auto"/>
              <w:rPr>
                <w:ins w:id="277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278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Directory di Origine</w:t>
              </w:r>
            </w:ins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76E41" w14:textId="1CA879A7" w:rsidR="00B1031E" w:rsidRPr="00295975" w:rsidRDefault="00E377BD" w:rsidP="00DD1F40">
            <w:pPr>
              <w:spacing w:after="0" w:line="240" w:lineRule="auto"/>
              <w:rPr>
                <w:ins w:id="279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280" w:author="Ruggero Rostirolla" w:date="2026-02-02T08:43:00Z" w16du:dateUtc="2026-02-02T07:43:00Z">
              <w:r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root</w:t>
              </w:r>
            </w:ins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D8416" w14:textId="77777777" w:rsidR="00B1031E" w:rsidRPr="00295975" w:rsidRDefault="00B1031E" w:rsidP="00DD1F40">
            <w:pPr>
              <w:spacing w:after="0" w:line="240" w:lineRule="auto"/>
              <w:rPr>
                <w:ins w:id="281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282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</w:ins>
          </w:p>
        </w:tc>
      </w:tr>
      <w:tr w:rsidR="00B1031E" w:rsidRPr="00295975" w14:paraId="1BE54DF7" w14:textId="77777777" w:rsidTr="00DD1F40">
        <w:trPr>
          <w:trHeight w:val="576"/>
          <w:ins w:id="283" w:author="Ruggero Rostirolla" w:date="2026-02-02T08:43:00Z" w16du:dateUtc="2026-02-02T07:43:00Z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18C9E" w14:textId="77777777" w:rsidR="00B1031E" w:rsidRPr="00295975" w:rsidRDefault="00B1031E" w:rsidP="00DD1F40">
            <w:pPr>
              <w:spacing w:after="0" w:line="240" w:lineRule="auto"/>
              <w:rPr>
                <w:ins w:id="284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285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Directory di Destinazione</w:t>
              </w:r>
            </w:ins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C7585" w14:textId="6BF7CE0B" w:rsidR="00B1031E" w:rsidRPr="00295975" w:rsidRDefault="00E377BD" w:rsidP="00DD1F40">
            <w:pPr>
              <w:spacing w:after="0" w:line="240" w:lineRule="auto"/>
              <w:rPr>
                <w:ins w:id="286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287" w:author="Ruggero Rostirolla" w:date="2026-02-02T08:43:00Z" w16du:dateUtc="2026-02-02T07:43:00Z">
              <w:r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root</w:t>
              </w:r>
            </w:ins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54D5A" w14:textId="77777777" w:rsidR="00B1031E" w:rsidRPr="00295975" w:rsidRDefault="00B1031E" w:rsidP="00DD1F40">
            <w:pPr>
              <w:spacing w:after="0" w:line="240" w:lineRule="auto"/>
              <w:rPr>
                <w:ins w:id="288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289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</w:ins>
          </w:p>
        </w:tc>
      </w:tr>
      <w:tr w:rsidR="00B1031E" w:rsidRPr="00295975" w14:paraId="2BF8B1CD" w14:textId="77777777" w:rsidTr="00DD1F40">
        <w:trPr>
          <w:trHeight w:val="288"/>
          <w:ins w:id="290" w:author="Ruggero Rostirolla" w:date="2026-02-02T08:43:00Z" w16du:dateUtc="2026-02-02T07:43:00Z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CAF28" w14:textId="77777777" w:rsidR="00B1031E" w:rsidRPr="00295975" w:rsidRDefault="00B1031E" w:rsidP="00DD1F40">
            <w:pPr>
              <w:spacing w:after="0" w:line="240" w:lineRule="auto"/>
              <w:rPr>
                <w:ins w:id="291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292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note</w:t>
              </w:r>
            </w:ins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874BE" w14:textId="77777777" w:rsidR="00B1031E" w:rsidRPr="00295975" w:rsidRDefault="00B1031E" w:rsidP="00DD1F40">
            <w:pPr>
              <w:spacing w:after="0" w:line="240" w:lineRule="auto"/>
              <w:rPr>
                <w:ins w:id="293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294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  <w:r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Viene eseguito da root</w:t>
              </w:r>
            </w:ins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33D05" w14:textId="77777777" w:rsidR="00B1031E" w:rsidRPr="00295975" w:rsidRDefault="00B1031E" w:rsidP="00DD1F40">
            <w:pPr>
              <w:spacing w:after="0" w:line="240" w:lineRule="auto"/>
              <w:rPr>
                <w:ins w:id="295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296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</w:ins>
          </w:p>
        </w:tc>
      </w:tr>
    </w:tbl>
    <w:p w14:paraId="7EC9C143" w14:textId="77777777" w:rsidR="00B1031E" w:rsidRDefault="00B1031E" w:rsidP="00B1031E">
      <w:pPr>
        <w:rPr>
          <w:ins w:id="297" w:author="Ruggero Rostirolla" w:date="2026-02-02T08:43:00Z" w16du:dateUtc="2026-02-02T07:43:00Z"/>
        </w:rPr>
      </w:pPr>
    </w:p>
    <w:p w14:paraId="60D9C723" w14:textId="77777777" w:rsidR="002F0476" w:rsidRDefault="00E377BD" w:rsidP="002F0476">
      <w:pPr>
        <w:spacing w:after="0"/>
        <w:rPr>
          <w:ins w:id="298" w:author="Ruggero Rostirolla" w:date="2026-02-02T08:43:00Z" w16du:dateUtc="2026-02-02T07:43:00Z"/>
        </w:rPr>
      </w:pPr>
      <w:ins w:id="299" w:author="Ruggero Rostirolla" w:date="2026-02-02T08:43:00Z" w16du:dateUtc="2026-02-02T07:43:00Z">
        <w:r>
          <w:t xml:space="preserve">La gestione delle coordinate GPS nel sito richiede un approccio molto preciso, in quanto le informazioni vengono inserite, modificate, cancellate all’interno del codice più importante che è main.js. </w:t>
        </w:r>
        <w:r>
          <w:br/>
          <w:t xml:space="preserve">L’intervento manuale sul codice è assai rischioso, e quindi si è provveduto a gestire le due tabelle dati POIS_LOCATIONS </w:t>
        </w:r>
        <w:r w:rsidR="006A0D6B">
          <w:t xml:space="preserve">e </w:t>
        </w:r>
        <w:proofErr w:type="spellStart"/>
        <w:r w:rsidR="006A0D6B" w:rsidRPr="006A0D6B">
          <w:t>navLinksData</w:t>
        </w:r>
        <w:proofErr w:type="spellEnd"/>
        <w:r w:rsidR="006A0D6B">
          <w:t xml:space="preserve"> di main.js, </w:t>
        </w:r>
        <w:r>
          <w:t xml:space="preserve">tramite un file </w:t>
        </w:r>
        <w:proofErr w:type="spellStart"/>
        <w:r>
          <w:t>json</w:t>
        </w:r>
        <w:proofErr w:type="spellEnd"/>
        <w:r>
          <w:t xml:space="preserve"> (</w:t>
        </w:r>
        <w:proofErr w:type="spellStart"/>
        <w:r>
          <w:t>pois_</w:t>
        </w:r>
        <w:proofErr w:type="gramStart"/>
        <w:r>
          <w:t>config.json</w:t>
        </w:r>
        <w:proofErr w:type="spellEnd"/>
        <w:proofErr w:type="gramEnd"/>
        <w:r>
          <w:t xml:space="preserve">) che contiene tutte le informazioni </w:t>
        </w:r>
        <w:r w:rsidR="006A0D6B">
          <w:t>necessarie.</w:t>
        </w:r>
        <w:r w:rsidR="006A0D6B">
          <w:br/>
          <w:t xml:space="preserve">L’attività manuale si riduce a modificare il file </w:t>
        </w:r>
        <w:proofErr w:type="spellStart"/>
        <w:r w:rsidR="006A0D6B">
          <w:t>pois_</w:t>
        </w:r>
        <w:proofErr w:type="gramStart"/>
        <w:r w:rsidR="006A0D6B">
          <w:t>config.json</w:t>
        </w:r>
        <w:proofErr w:type="spellEnd"/>
        <w:proofErr w:type="gramEnd"/>
        <w:r w:rsidR="006A0D6B">
          <w:t>, che consentirà di avere per ogni pagina i dati corretti e sincronizzati all’interno di main.js.</w:t>
        </w:r>
        <w:r w:rsidR="006A0D6B">
          <w:br/>
        </w:r>
        <w:r w:rsidR="006A0D6B">
          <w:br/>
        </w:r>
      </w:ins>
    </w:p>
    <w:p w14:paraId="6F82C9D8" w14:textId="77777777" w:rsidR="002F0476" w:rsidRDefault="002F0476">
      <w:pPr>
        <w:rPr>
          <w:ins w:id="300" w:author="Ruggero Rostirolla" w:date="2026-02-02T08:43:00Z" w16du:dateUtc="2026-02-02T07:43:00Z"/>
        </w:rPr>
      </w:pPr>
      <w:ins w:id="301" w:author="Ruggero Rostirolla" w:date="2026-02-02T08:43:00Z" w16du:dateUtc="2026-02-02T07:43:00Z">
        <w:r>
          <w:br w:type="page"/>
        </w:r>
      </w:ins>
    </w:p>
    <w:p w14:paraId="5DE96212" w14:textId="1DB979CF" w:rsidR="002F0476" w:rsidRPr="002F0476" w:rsidRDefault="006A0D6B" w:rsidP="002F0476">
      <w:pPr>
        <w:spacing w:after="0"/>
        <w:rPr>
          <w:ins w:id="302" w:author="Ruggero Rostirolla" w:date="2026-02-02T08:43:00Z" w16du:dateUtc="2026-02-02T07:43:00Z"/>
          <w:sz w:val="22"/>
          <w:szCs w:val="22"/>
        </w:rPr>
      </w:pPr>
      <w:ins w:id="303" w:author="Ruggero Rostirolla" w:date="2026-02-02T08:43:00Z" w16du:dateUtc="2026-02-02T07:43:00Z">
        <w:r>
          <w:lastRenderedPageBreak/>
          <w:t xml:space="preserve">Dobbiamo creare il </w:t>
        </w:r>
        <w:proofErr w:type="spellStart"/>
        <w:r>
          <w:t>pois_</w:t>
        </w:r>
        <w:proofErr w:type="gramStart"/>
        <w:r>
          <w:t>config.json</w:t>
        </w:r>
        <w:proofErr w:type="spellEnd"/>
        <w:proofErr w:type="gramEnd"/>
        <w:r>
          <w:t xml:space="preserve"> che rispetti lo stato attuale del sito e per fare questo viene eseguito il codice </w:t>
        </w:r>
        <w:r w:rsidRPr="006A0D6B">
          <w:rPr>
            <w:rFonts w:ascii="Aptos Narrow" w:eastAsia="Times New Roman" w:hAnsi="Aptos Narrow" w:cs="Times New Roman"/>
            <w:b/>
            <w:bCs/>
            <w:color w:val="000000"/>
            <w:kern w:val="0"/>
            <w:sz w:val="22"/>
            <w:szCs w:val="22"/>
            <w:lang w:eastAsia="it-IT"/>
            <w14:ligatures w14:val="none"/>
          </w:rPr>
          <w:t>extract_config_poi.py</w:t>
        </w:r>
        <w:r>
          <w:t xml:space="preserve"> che leggendo il main.js mi genera questa struttura </w:t>
        </w:r>
        <w:proofErr w:type="spellStart"/>
        <w:r>
          <w:t>json</w:t>
        </w:r>
        <w:proofErr w:type="spellEnd"/>
        <w:r>
          <w:t xml:space="preserve"> </w:t>
        </w:r>
        <w:r>
          <w:br/>
        </w:r>
        <w:r>
          <w:br/>
        </w:r>
        <w:r w:rsidR="002F0476" w:rsidRPr="002F0476">
          <w:rPr>
            <w:sz w:val="22"/>
            <w:szCs w:val="22"/>
          </w:rPr>
          <w:t>{</w:t>
        </w:r>
      </w:ins>
    </w:p>
    <w:p w14:paraId="5D643851" w14:textId="77777777" w:rsidR="002F0476" w:rsidRPr="002F0476" w:rsidRDefault="002F0476" w:rsidP="002F0476">
      <w:pPr>
        <w:spacing w:after="0"/>
        <w:rPr>
          <w:ins w:id="304" w:author="Ruggero Rostirolla" w:date="2026-02-02T08:43:00Z" w16du:dateUtc="2026-02-02T07:43:00Z"/>
          <w:sz w:val="22"/>
          <w:szCs w:val="22"/>
        </w:rPr>
      </w:pPr>
      <w:ins w:id="305" w:author="Ruggero Rostirolla" w:date="2026-02-02T08:43:00Z" w16du:dateUtc="2026-02-02T07:43:00Z">
        <w:r w:rsidRPr="002F0476">
          <w:rPr>
            <w:sz w:val="22"/>
            <w:szCs w:val="22"/>
          </w:rPr>
          <w:t xml:space="preserve">  "pois": [</w:t>
        </w:r>
      </w:ins>
    </w:p>
    <w:p w14:paraId="68D16BF7" w14:textId="77777777" w:rsidR="002F0476" w:rsidRPr="002F0476" w:rsidRDefault="002F0476" w:rsidP="002F0476">
      <w:pPr>
        <w:spacing w:after="0"/>
        <w:rPr>
          <w:ins w:id="306" w:author="Ruggero Rostirolla" w:date="2026-02-02T08:43:00Z" w16du:dateUtc="2026-02-02T07:43:00Z"/>
          <w:sz w:val="22"/>
          <w:szCs w:val="22"/>
        </w:rPr>
      </w:pPr>
      <w:ins w:id="307" w:author="Ruggero Rostirolla" w:date="2026-02-02T08:43:00Z" w16du:dateUtc="2026-02-02T07:43:00Z">
        <w:r w:rsidRPr="002F0476">
          <w:rPr>
            <w:sz w:val="22"/>
            <w:szCs w:val="22"/>
          </w:rPr>
          <w:t xml:space="preserve">    {</w:t>
        </w:r>
      </w:ins>
    </w:p>
    <w:p w14:paraId="4527DC30" w14:textId="77777777" w:rsidR="002F0476" w:rsidRPr="002F0476" w:rsidRDefault="002F0476" w:rsidP="002F0476">
      <w:pPr>
        <w:spacing w:after="0"/>
        <w:rPr>
          <w:ins w:id="308" w:author="Ruggero Rostirolla" w:date="2026-02-02T08:43:00Z" w16du:dateUtc="2026-02-02T07:43:00Z"/>
          <w:sz w:val="22"/>
          <w:szCs w:val="22"/>
        </w:rPr>
      </w:pPr>
      <w:ins w:id="309" w:author="Ruggero Rostirolla" w:date="2026-02-02T08:43:00Z" w16du:dateUtc="2026-02-02T07:43:00Z">
        <w:r w:rsidRPr="002F0476">
          <w:rPr>
            <w:sz w:val="22"/>
            <w:szCs w:val="22"/>
          </w:rPr>
          <w:t xml:space="preserve">      "id": "manifattura",</w:t>
        </w:r>
      </w:ins>
    </w:p>
    <w:p w14:paraId="25370823" w14:textId="77777777" w:rsidR="002F0476" w:rsidRPr="002F0476" w:rsidRDefault="002F0476" w:rsidP="002F0476">
      <w:pPr>
        <w:spacing w:after="0"/>
        <w:rPr>
          <w:ins w:id="310" w:author="Ruggero Rostirolla" w:date="2026-02-02T08:43:00Z" w16du:dateUtc="2026-02-02T07:43:00Z"/>
          <w:sz w:val="22"/>
          <w:szCs w:val="22"/>
        </w:rPr>
      </w:pPr>
      <w:ins w:id="311" w:author="Ruggero Rostirolla" w:date="2026-02-02T08:43:00Z" w16du:dateUtc="2026-02-02T07:43:00Z">
        <w:r w:rsidRPr="002F0476">
          <w:rPr>
            <w:sz w:val="22"/>
            <w:szCs w:val="22"/>
          </w:rPr>
          <w:t xml:space="preserve">      "</w:t>
        </w:r>
        <w:proofErr w:type="spellStart"/>
        <w:r w:rsidRPr="002F0476">
          <w:rPr>
            <w:sz w:val="22"/>
            <w:szCs w:val="22"/>
          </w:rPr>
          <w:t>lat</w:t>
        </w:r>
        <w:proofErr w:type="spellEnd"/>
        <w:r w:rsidRPr="002F0476">
          <w:rPr>
            <w:sz w:val="22"/>
            <w:szCs w:val="22"/>
          </w:rPr>
          <w:t>": 44.49891,</w:t>
        </w:r>
      </w:ins>
    </w:p>
    <w:p w14:paraId="4B3FF35E" w14:textId="77777777" w:rsidR="002F0476" w:rsidRPr="002F0476" w:rsidRDefault="002F0476" w:rsidP="002F0476">
      <w:pPr>
        <w:spacing w:after="0"/>
        <w:rPr>
          <w:ins w:id="312" w:author="Ruggero Rostirolla" w:date="2026-02-02T08:43:00Z" w16du:dateUtc="2026-02-02T07:43:00Z"/>
          <w:sz w:val="22"/>
          <w:szCs w:val="22"/>
        </w:rPr>
      </w:pPr>
      <w:ins w:id="313" w:author="Ruggero Rostirolla" w:date="2026-02-02T08:43:00Z" w16du:dateUtc="2026-02-02T07:43:00Z">
        <w:r w:rsidRPr="002F0476">
          <w:rPr>
            <w:sz w:val="22"/>
            <w:szCs w:val="22"/>
          </w:rPr>
          <w:t xml:space="preserve">      "</w:t>
        </w:r>
        <w:proofErr w:type="spellStart"/>
        <w:r w:rsidRPr="002F0476">
          <w:rPr>
            <w:sz w:val="22"/>
            <w:szCs w:val="22"/>
          </w:rPr>
          <w:t>lon</w:t>
        </w:r>
        <w:proofErr w:type="spellEnd"/>
        <w:r w:rsidRPr="002F0476">
          <w:rPr>
            <w:sz w:val="22"/>
            <w:szCs w:val="22"/>
          </w:rPr>
          <w:t>": 11.342241,</w:t>
        </w:r>
      </w:ins>
    </w:p>
    <w:p w14:paraId="6F683004" w14:textId="77777777" w:rsidR="002F0476" w:rsidRPr="002F0476" w:rsidRDefault="002F0476" w:rsidP="002F0476">
      <w:pPr>
        <w:spacing w:after="0"/>
        <w:rPr>
          <w:ins w:id="314" w:author="Ruggero Rostirolla" w:date="2026-02-02T08:43:00Z" w16du:dateUtc="2026-02-02T07:43:00Z"/>
          <w:sz w:val="22"/>
          <w:szCs w:val="22"/>
        </w:rPr>
      </w:pPr>
      <w:ins w:id="315" w:author="Ruggero Rostirolla" w:date="2026-02-02T08:43:00Z" w16du:dateUtc="2026-02-02T07:43:00Z">
        <w:r w:rsidRPr="002F0476">
          <w:rPr>
            <w:sz w:val="22"/>
            <w:szCs w:val="22"/>
          </w:rPr>
          <w:t xml:space="preserve">      "</w:t>
        </w:r>
        <w:proofErr w:type="spellStart"/>
        <w:r w:rsidRPr="002F0476">
          <w:rPr>
            <w:sz w:val="22"/>
            <w:szCs w:val="22"/>
          </w:rPr>
          <w:t>threshold</w:t>
        </w:r>
        <w:proofErr w:type="spellEnd"/>
        <w:r w:rsidRPr="002F0476">
          <w:rPr>
            <w:sz w:val="22"/>
            <w:szCs w:val="22"/>
          </w:rPr>
          <w:t>": 50,</w:t>
        </w:r>
      </w:ins>
    </w:p>
    <w:p w14:paraId="0B07059D" w14:textId="77777777" w:rsidR="002F0476" w:rsidRPr="002F0476" w:rsidRDefault="002F0476" w:rsidP="002F0476">
      <w:pPr>
        <w:spacing w:after="0"/>
        <w:rPr>
          <w:ins w:id="316" w:author="Ruggero Rostirolla" w:date="2026-02-02T08:43:00Z" w16du:dateUtc="2026-02-02T07:43:00Z"/>
          <w:sz w:val="22"/>
          <w:szCs w:val="22"/>
        </w:rPr>
      </w:pPr>
      <w:ins w:id="317" w:author="Ruggero Rostirolla" w:date="2026-02-02T08:43:00Z" w16du:dateUtc="2026-02-02T07:43:00Z">
        <w:r w:rsidRPr="002F0476">
          <w:rPr>
            <w:sz w:val="22"/>
            <w:szCs w:val="22"/>
          </w:rPr>
          <w:t xml:space="preserve">      "</w:t>
        </w:r>
        <w:proofErr w:type="spellStart"/>
        <w:r w:rsidRPr="002F0476">
          <w:rPr>
            <w:sz w:val="22"/>
            <w:szCs w:val="22"/>
          </w:rPr>
          <w:t>nav_id</w:t>
        </w:r>
        <w:proofErr w:type="spellEnd"/>
        <w:r w:rsidRPr="002F0476">
          <w:rPr>
            <w:sz w:val="22"/>
            <w:szCs w:val="22"/>
          </w:rPr>
          <w:t>": "</w:t>
        </w:r>
        <w:proofErr w:type="spellStart"/>
        <w:r w:rsidRPr="002F0476">
          <w:rPr>
            <w:sz w:val="22"/>
            <w:szCs w:val="22"/>
          </w:rPr>
          <w:t>navManifattura</w:t>
        </w:r>
        <w:proofErr w:type="spellEnd"/>
        <w:r w:rsidRPr="002F0476">
          <w:rPr>
            <w:sz w:val="22"/>
            <w:szCs w:val="22"/>
          </w:rPr>
          <w:t>",</w:t>
        </w:r>
      </w:ins>
    </w:p>
    <w:p w14:paraId="276F0AC3" w14:textId="77777777" w:rsidR="002F0476" w:rsidRPr="002F0476" w:rsidRDefault="002F0476" w:rsidP="002F0476">
      <w:pPr>
        <w:spacing w:after="0"/>
        <w:rPr>
          <w:ins w:id="318" w:author="Ruggero Rostirolla" w:date="2026-02-02T08:43:00Z" w16du:dateUtc="2026-02-02T07:43:00Z"/>
          <w:sz w:val="22"/>
          <w:szCs w:val="22"/>
        </w:rPr>
      </w:pPr>
      <w:ins w:id="319" w:author="Ruggero Rostirolla" w:date="2026-02-02T08:43:00Z" w16du:dateUtc="2026-02-02T07:43:00Z">
        <w:r w:rsidRPr="002F0476">
          <w:rPr>
            <w:sz w:val="22"/>
            <w:szCs w:val="22"/>
          </w:rPr>
          <w:t xml:space="preserve">      "</w:t>
        </w:r>
        <w:proofErr w:type="spellStart"/>
        <w:r w:rsidRPr="002F0476">
          <w:rPr>
            <w:sz w:val="22"/>
            <w:szCs w:val="22"/>
          </w:rPr>
          <w:t>base_name</w:t>
        </w:r>
        <w:proofErr w:type="spellEnd"/>
        <w:r w:rsidRPr="002F0476">
          <w:rPr>
            <w:sz w:val="22"/>
            <w:szCs w:val="22"/>
          </w:rPr>
          <w:t>": "manifattura"</w:t>
        </w:r>
      </w:ins>
    </w:p>
    <w:p w14:paraId="69FCB38D" w14:textId="77777777" w:rsidR="002F0476" w:rsidRPr="002F0476" w:rsidRDefault="002F0476" w:rsidP="002F0476">
      <w:pPr>
        <w:spacing w:after="0"/>
        <w:rPr>
          <w:ins w:id="320" w:author="Ruggero Rostirolla" w:date="2026-02-02T08:43:00Z" w16du:dateUtc="2026-02-02T07:43:00Z"/>
          <w:sz w:val="22"/>
          <w:szCs w:val="22"/>
        </w:rPr>
      </w:pPr>
      <w:ins w:id="321" w:author="Ruggero Rostirolla" w:date="2026-02-02T08:43:00Z" w16du:dateUtc="2026-02-02T07:43:00Z">
        <w:r w:rsidRPr="002F0476">
          <w:rPr>
            <w:sz w:val="22"/>
            <w:szCs w:val="22"/>
          </w:rPr>
          <w:t xml:space="preserve">    },</w:t>
        </w:r>
      </w:ins>
    </w:p>
    <w:p w14:paraId="63E2E281" w14:textId="77777777" w:rsidR="002F0476" w:rsidRPr="002F0476" w:rsidRDefault="002F0476" w:rsidP="002F0476">
      <w:pPr>
        <w:spacing w:after="0"/>
        <w:rPr>
          <w:ins w:id="322" w:author="Ruggero Rostirolla" w:date="2026-02-02T08:43:00Z" w16du:dateUtc="2026-02-02T07:43:00Z"/>
          <w:sz w:val="22"/>
          <w:szCs w:val="22"/>
        </w:rPr>
      </w:pPr>
      <w:ins w:id="323" w:author="Ruggero Rostirolla" w:date="2026-02-02T08:43:00Z" w16du:dateUtc="2026-02-02T07:43:00Z">
        <w:r w:rsidRPr="002F0476">
          <w:rPr>
            <w:sz w:val="22"/>
            <w:szCs w:val="22"/>
          </w:rPr>
          <w:t xml:space="preserve">    .... resto dei blocchi</w:t>
        </w:r>
      </w:ins>
    </w:p>
    <w:p w14:paraId="1218591D" w14:textId="77777777" w:rsidR="002F0476" w:rsidRPr="002F0476" w:rsidRDefault="002F0476" w:rsidP="002F0476">
      <w:pPr>
        <w:spacing w:after="0"/>
        <w:rPr>
          <w:ins w:id="324" w:author="Ruggero Rostirolla" w:date="2026-02-02T08:43:00Z" w16du:dateUtc="2026-02-02T07:43:00Z"/>
          <w:sz w:val="22"/>
          <w:szCs w:val="22"/>
        </w:rPr>
      </w:pPr>
      <w:ins w:id="325" w:author="Ruggero Rostirolla" w:date="2026-02-02T08:43:00Z" w16du:dateUtc="2026-02-02T07:43:00Z">
        <w:r w:rsidRPr="002F0476">
          <w:rPr>
            <w:sz w:val="22"/>
            <w:szCs w:val="22"/>
          </w:rPr>
          <w:t xml:space="preserve">    {</w:t>
        </w:r>
      </w:ins>
    </w:p>
    <w:p w14:paraId="4B1F76BD" w14:textId="77777777" w:rsidR="002F0476" w:rsidRPr="002F0476" w:rsidRDefault="002F0476" w:rsidP="002F0476">
      <w:pPr>
        <w:spacing w:after="0"/>
        <w:rPr>
          <w:ins w:id="326" w:author="Ruggero Rostirolla" w:date="2026-02-02T08:43:00Z" w16du:dateUtc="2026-02-02T07:43:00Z"/>
          <w:sz w:val="22"/>
          <w:szCs w:val="22"/>
        </w:rPr>
      </w:pPr>
      <w:ins w:id="327" w:author="Ruggero Rostirolla" w:date="2026-02-02T08:43:00Z" w16du:dateUtc="2026-02-02T07:43:00Z">
        <w:r w:rsidRPr="002F0476">
          <w:rPr>
            <w:sz w:val="22"/>
            <w:szCs w:val="22"/>
          </w:rPr>
          <w:t xml:space="preserve">      "id": "pioggia3",</w:t>
        </w:r>
      </w:ins>
    </w:p>
    <w:p w14:paraId="111B1C43" w14:textId="77777777" w:rsidR="002F0476" w:rsidRPr="002F0476" w:rsidRDefault="002F0476" w:rsidP="002F0476">
      <w:pPr>
        <w:spacing w:after="0"/>
        <w:rPr>
          <w:ins w:id="328" w:author="Ruggero Rostirolla" w:date="2026-02-02T08:43:00Z" w16du:dateUtc="2026-02-02T07:43:00Z"/>
          <w:sz w:val="22"/>
          <w:szCs w:val="22"/>
        </w:rPr>
      </w:pPr>
      <w:ins w:id="329" w:author="Ruggero Rostirolla" w:date="2026-02-02T08:43:00Z" w16du:dateUtc="2026-02-02T07:43:00Z">
        <w:r w:rsidRPr="002F0476">
          <w:rPr>
            <w:sz w:val="22"/>
            <w:szCs w:val="22"/>
          </w:rPr>
          <w:t xml:space="preserve">      "</w:t>
        </w:r>
        <w:proofErr w:type="spellStart"/>
        <w:r w:rsidRPr="002F0476">
          <w:rPr>
            <w:sz w:val="22"/>
            <w:szCs w:val="22"/>
          </w:rPr>
          <w:t>lat</w:t>
        </w:r>
        <w:proofErr w:type="spellEnd"/>
        <w:r w:rsidRPr="002F0476">
          <w:rPr>
            <w:sz w:val="22"/>
            <w:szCs w:val="22"/>
          </w:rPr>
          <w:t>": 44.49891,</w:t>
        </w:r>
      </w:ins>
    </w:p>
    <w:p w14:paraId="5817E385" w14:textId="77777777" w:rsidR="002F0476" w:rsidRPr="002F0476" w:rsidRDefault="002F0476" w:rsidP="002F0476">
      <w:pPr>
        <w:spacing w:after="0"/>
        <w:rPr>
          <w:ins w:id="330" w:author="Ruggero Rostirolla" w:date="2026-02-02T08:43:00Z" w16du:dateUtc="2026-02-02T07:43:00Z"/>
          <w:sz w:val="22"/>
          <w:szCs w:val="22"/>
        </w:rPr>
      </w:pPr>
      <w:ins w:id="331" w:author="Ruggero Rostirolla" w:date="2026-02-02T08:43:00Z" w16du:dateUtc="2026-02-02T07:43:00Z">
        <w:r w:rsidRPr="002F0476">
          <w:rPr>
            <w:sz w:val="22"/>
            <w:szCs w:val="22"/>
          </w:rPr>
          <w:t xml:space="preserve">      "</w:t>
        </w:r>
        <w:proofErr w:type="spellStart"/>
        <w:r w:rsidRPr="002F0476">
          <w:rPr>
            <w:sz w:val="22"/>
            <w:szCs w:val="22"/>
          </w:rPr>
          <w:t>lon</w:t>
        </w:r>
        <w:proofErr w:type="spellEnd"/>
        <w:r w:rsidRPr="002F0476">
          <w:rPr>
            <w:sz w:val="22"/>
            <w:szCs w:val="22"/>
          </w:rPr>
          <w:t>": 11.342241,</w:t>
        </w:r>
      </w:ins>
    </w:p>
    <w:p w14:paraId="27805376" w14:textId="77777777" w:rsidR="002F0476" w:rsidRPr="002F0476" w:rsidRDefault="002F0476" w:rsidP="002F0476">
      <w:pPr>
        <w:spacing w:after="0"/>
        <w:rPr>
          <w:ins w:id="332" w:author="Ruggero Rostirolla" w:date="2026-02-02T08:43:00Z" w16du:dateUtc="2026-02-02T07:43:00Z"/>
          <w:sz w:val="22"/>
          <w:szCs w:val="22"/>
        </w:rPr>
      </w:pPr>
      <w:ins w:id="333" w:author="Ruggero Rostirolla" w:date="2026-02-02T08:43:00Z" w16du:dateUtc="2026-02-02T07:43:00Z">
        <w:r w:rsidRPr="002F0476">
          <w:rPr>
            <w:sz w:val="22"/>
            <w:szCs w:val="22"/>
          </w:rPr>
          <w:t xml:space="preserve">      "</w:t>
        </w:r>
        <w:proofErr w:type="spellStart"/>
        <w:r w:rsidRPr="002F0476">
          <w:rPr>
            <w:sz w:val="22"/>
            <w:szCs w:val="22"/>
          </w:rPr>
          <w:t>threshold</w:t>
        </w:r>
        <w:proofErr w:type="spellEnd"/>
        <w:r w:rsidRPr="002F0476">
          <w:rPr>
            <w:sz w:val="22"/>
            <w:szCs w:val="22"/>
          </w:rPr>
          <w:t>": 120,</w:t>
        </w:r>
      </w:ins>
    </w:p>
    <w:p w14:paraId="010EB029" w14:textId="77777777" w:rsidR="002F0476" w:rsidRPr="002F0476" w:rsidRDefault="002F0476" w:rsidP="002F0476">
      <w:pPr>
        <w:spacing w:after="0"/>
        <w:rPr>
          <w:ins w:id="334" w:author="Ruggero Rostirolla" w:date="2026-02-02T08:43:00Z" w16du:dateUtc="2026-02-02T07:43:00Z"/>
          <w:sz w:val="22"/>
          <w:szCs w:val="22"/>
        </w:rPr>
      </w:pPr>
      <w:ins w:id="335" w:author="Ruggero Rostirolla" w:date="2026-02-02T08:43:00Z" w16du:dateUtc="2026-02-02T07:43:00Z">
        <w:r w:rsidRPr="002F0476">
          <w:rPr>
            <w:sz w:val="22"/>
            <w:szCs w:val="22"/>
          </w:rPr>
          <w:t xml:space="preserve">      "</w:t>
        </w:r>
        <w:proofErr w:type="spellStart"/>
        <w:r w:rsidRPr="002F0476">
          <w:rPr>
            <w:sz w:val="22"/>
            <w:szCs w:val="22"/>
          </w:rPr>
          <w:t>nav_id</w:t>
        </w:r>
        <w:proofErr w:type="spellEnd"/>
        <w:r w:rsidRPr="002F0476">
          <w:rPr>
            <w:sz w:val="22"/>
            <w:szCs w:val="22"/>
          </w:rPr>
          <w:t>": "navPioggia3",</w:t>
        </w:r>
      </w:ins>
    </w:p>
    <w:p w14:paraId="2B88C3A7" w14:textId="77777777" w:rsidR="002F0476" w:rsidRPr="002F0476" w:rsidRDefault="002F0476" w:rsidP="002F0476">
      <w:pPr>
        <w:spacing w:after="0"/>
        <w:rPr>
          <w:ins w:id="336" w:author="Ruggero Rostirolla" w:date="2026-02-02T08:43:00Z" w16du:dateUtc="2026-02-02T07:43:00Z"/>
          <w:sz w:val="22"/>
          <w:szCs w:val="22"/>
        </w:rPr>
      </w:pPr>
      <w:ins w:id="337" w:author="Ruggero Rostirolla" w:date="2026-02-02T08:43:00Z" w16du:dateUtc="2026-02-02T07:43:00Z">
        <w:r w:rsidRPr="002F0476">
          <w:rPr>
            <w:sz w:val="22"/>
            <w:szCs w:val="22"/>
          </w:rPr>
          <w:t xml:space="preserve">      "</w:t>
        </w:r>
        <w:proofErr w:type="spellStart"/>
        <w:r w:rsidRPr="002F0476">
          <w:rPr>
            <w:sz w:val="22"/>
            <w:szCs w:val="22"/>
          </w:rPr>
          <w:t>base_name</w:t>
        </w:r>
        <w:proofErr w:type="spellEnd"/>
        <w:r w:rsidRPr="002F0476">
          <w:rPr>
            <w:sz w:val="22"/>
            <w:szCs w:val="22"/>
          </w:rPr>
          <w:t>": "pioggia3"</w:t>
        </w:r>
      </w:ins>
    </w:p>
    <w:p w14:paraId="38C69E55" w14:textId="77777777" w:rsidR="002F0476" w:rsidRPr="002F0476" w:rsidRDefault="002F0476" w:rsidP="002F0476">
      <w:pPr>
        <w:spacing w:after="0"/>
        <w:rPr>
          <w:ins w:id="338" w:author="Ruggero Rostirolla" w:date="2026-02-02T08:43:00Z" w16du:dateUtc="2026-02-02T07:43:00Z"/>
          <w:sz w:val="22"/>
          <w:szCs w:val="22"/>
        </w:rPr>
      </w:pPr>
      <w:ins w:id="339" w:author="Ruggero Rostirolla" w:date="2026-02-02T08:43:00Z" w16du:dateUtc="2026-02-02T07:43:00Z">
        <w:r w:rsidRPr="002F0476">
          <w:rPr>
            <w:sz w:val="22"/>
            <w:szCs w:val="22"/>
          </w:rPr>
          <w:t xml:space="preserve">    }</w:t>
        </w:r>
      </w:ins>
    </w:p>
    <w:p w14:paraId="36B4FEDB" w14:textId="77777777" w:rsidR="002F0476" w:rsidRPr="002F0476" w:rsidRDefault="002F0476" w:rsidP="002F0476">
      <w:pPr>
        <w:spacing w:after="0"/>
        <w:rPr>
          <w:ins w:id="340" w:author="Ruggero Rostirolla" w:date="2026-02-02T08:43:00Z" w16du:dateUtc="2026-02-02T07:43:00Z"/>
          <w:sz w:val="22"/>
          <w:szCs w:val="22"/>
        </w:rPr>
      </w:pPr>
      <w:ins w:id="341" w:author="Ruggero Rostirolla" w:date="2026-02-02T08:43:00Z" w16du:dateUtc="2026-02-02T07:43:00Z">
        <w:r w:rsidRPr="002F0476">
          <w:rPr>
            <w:sz w:val="22"/>
            <w:szCs w:val="22"/>
          </w:rPr>
          <w:t xml:space="preserve">  ]</w:t>
        </w:r>
      </w:ins>
    </w:p>
    <w:p w14:paraId="3C086C98" w14:textId="77777777" w:rsidR="002F0476" w:rsidRDefault="002F0476" w:rsidP="002F0476">
      <w:pPr>
        <w:spacing w:after="0"/>
        <w:rPr>
          <w:ins w:id="342" w:author="Ruggero Rostirolla" w:date="2026-02-02T08:43:00Z" w16du:dateUtc="2026-02-02T07:43:00Z"/>
        </w:rPr>
      </w:pPr>
      <w:ins w:id="343" w:author="Ruggero Rostirolla" w:date="2026-02-02T08:43:00Z" w16du:dateUtc="2026-02-02T07:43:00Z">
        <w:r w:rsidRPr="002F0476">
          <w:rPr>
            <w:sz w:val="22"/>
            <w:szCs w:val="22"/>
          </w:rPr>
          <w:t>}</w:t>
        </w:r>
        <w:r>
          <w:t xml:space="preserve"> </w:t>
        </w:r>
      </w:ins>
    </w:p>
    <w:p w14:paraId="2D149315" w14:textId="77777777" w:rsidR="002F0476" w:rsidRDefault="002F0476" w:rsidP="002F0476">
      <w:pPr>
        <w:spacing w:after="0"/>
        <w:rPr>
          <w:ins w:id="344" w:author="Ruggero Rostirolla" w:date="2026-02-02T08:43:00Z" w16du:dateUtc="2026-02-02T07:43:00Z"/>
        </w:rPr>
      </w:pPr>
    </w:p>
    <w:p w14:paraId="26384926" w14:textId="2B45F3DA" w:rsidR="002F0476" w:rsidRPr="002F0476" w:rsidRDefault="002F0476" w:rsidP="002F0476">
      <w:pPr>
        <w:spacing w:after="0"/>
        <w:rPr>
          <w:ins w:id="345" w:author="Ruggero Rostirolla" w:date="2026-02-02T08:43:00Z" w16du:dateUtc="2026-02-02T07:43:00Z"/>
          <w:sz w:val="22"/>
          <w:szCs w:val="22"/>
        </w:rPr>
      </w:pPr>
      <w:ins w:id="346" w:author="Ruggero Rostirolla" w:date="2026-02-02T08:43:00Z" w16du:dateUtc="2026-02-02T07:43:00Z">
        <w:r>
          <w:t>dove:</w:t>
        </w:r>
        <w:r>
          <w:br/>
          <w:t xml:space="preserve"> </w:t>
        </w:r>
        <w:r w:rsidRPr="002F0476">
          <w:rPr>
            <w:sz w:val="22"/>
            <w:szCs w:val="22"/>
          </w:rPr>
          <w:t xml:space="preserve">     "id": "</w:t>
        </w:r>
        <w:proofErr w:type="spellStart"/>
        <w:r>
          <w:rPr>
            <w:sz w:val="22"/>
            <w:szCs w:val="22"/>
          </w:rPr>
          <w:t>paginaxy</w:t>
        </w:r>
        <w:proofErr w:type="spellEnd"/>
        <w:r w:rsidRPr="002F0476">
          <w:rPr>
            <w:sz w:val="22"/>
            <w:szCs w:val="22"/>
          </w:rPr>
          <w:t>",</w:t>
        </w:r>
        <w:r>
          <w:rPr>
            <w:sz w:val="22"/>
            <w:szCs w:val="22"/>
          </w:rPr>
          <w:t xml:space="preserve"> </w:t>
        </w:r>
      </w:ins>
    </w:p>
    <w:p w14:paraId="585B0062" w14:textId="635F011A" w:rsidR="002F0476" w:rsidRPr="002F0476" w:rsidRDefault="002F0476" w:rsidP="002F0476">
      <w:pPr>
        <w:spacing w:after="0"/>
        <w:rPr>
          <w:ins w:id="347" w:author="Ruggero Rostirolla" w:date="2026-02-02T08:43:00Z" w16du:dateUtc="2026-02-02T07:43:00Z"/>
          <w:sz w:val="22"/>
          <w:szCs w:val="22"/>
        </w:rPr>
      </w:pPr>
      <w:ins w:id="348" w:author="Ruggero Rostirolla" w:date="2026-02-02T08:43:00Z" w16du:dateUtc="2026-02-02T07:43:00Z">
        <w:r w:rsidRPr="002F0476">
          <w:rPr>
            <w:sz w:val="22"/>
            <w:szCs w:val="22"/>
          </w:rPr>
          <w:t xml:space="preserve">      "</w:t>
        </w:r>
        <w:proofErr w:type="spellStart"/>
        <w:r w:rsidRPr="002F0476">
          <w:rPr>
            <w:sz w:val="22"/>
            <w:szCs w:val="22"/>
          </w:rPr>
          <w:t>lat</w:t>
        </w:r>
        <w:proofErr w:type="spellEnd"/>
        <w:r w:rsidRPr="002F0476">
          <w:rPr>
            <w:sz w:val="22"/>
            <w:szCs w:val="22"/>
          </w:rPr>
          <w:t>": 44.49891,</w:t>
        </w:r>
        <w:r>
          <w:rPr>
            <w:sz w:val="22"/>
            <w:szCs w:val="22"/>
          </w:rPr>
          <w:t xml:space="preserve"> &lt;&lt;= latitudine da riportare dall’identificazione del POI per la nuova pagina</w:t>
        </w:r>
      </w:ins>
    </w:p>
    <w:p w14:paraId="362A97AE" w14:textId="2604D1EE" w:rsidR="002F0476" w:rsidRPr="002F0476" w:rsidRDefault="002F0476" w:rsidP="002F0476">
      <w:pPr>
        <w:spacing w:after="0"/>
        <w:rPr>
          <w:ins w:id="349" w:author="Ruggero Rostirolla" w:date="2026-02-02T08:43:00Z" w16du:dateUtc="2026-02-02T07:43:00Z"/>
          <w:sz w:val="22"/>
          <w:szCs w:val="22"/>
        </w:rPr>
      </w:pPr>
      <w:ins w:id="350" w:author="Ruggero Rostirolla" w:date="2026-02-02T08:43:00Z" w16du:dateUtc="2026-02-02T07:43:00Z">
        <w:r w:rsidRPr="002F0476">
          <w:rPr>
            <w:sz w:val="22"/>
            <w:szCs w:val="22"/>
          </w:rPr>
          <w:t xml:space="preserve">      "</w:t>
        </w:r>
        <w:proofErr w:type="spellStart"/>
        <w:r w:rsidRPr="002F0476">
          <w:rPr>
            <w:sz w:val="22"/>
            <w:szCs w:val="22"/>
          </w:rPr>
          <w:t>lon</w:t>
        </w:r>
        <w:proofErr w:type="spellEnd"/>
        <w:r w:rsidRPr="002F0476">
          <w:rPr>
            <w:sz w:val="22"/>
            <w:szCs w:val="22"/>
          </w:rPr>
          <w:t>": 11.342241</w:t>
        </w:r>
        <w:proofErr w:type="gramStart"/>
        <w:r w:rsidRPr="002F0476">
          <w:rPr>
            <w:sz w:val="22"/>
            <w:szCs w:val="22"/>
          </w:rPr>
          <w:t>,</w:t>
        </w:r>
        <w:r>
          <w:rPr>
            <w:sz w:val="22"/>
            <w:szCs w:val="22"/>
          </w:rPr>
          <w:t xml:space="preserve">  &lt;</w:t>
        </w:r>
        <w:proofErr w:type="gramEnd"/>
        <w:r>
          <w:rPr>
            <w:sz w:val="22"/>
            <w:szCs w:val="22"/>
          </w:rPr>
          <w:t>&lt;= latitudine da riportare dall’identificazione del POI per la nuova pagina</w:t>
        </w:r>
      </w:ins>
    </w:p>
    <w:p w14:paraId="1B09AD27" w14:textId="3FC9A7B1" w:rsidR="002F0476" w:rsidRPr="002F0476" w:rsidRDefault="002F0476" w:rsidP="002F0476">
      <w:pPr>
        <w:spacing w:after="0"/>
        <w:rPr>
          <w:ins w:id="351" w:author="Ruggero Rostirolla" w:date="2026-02-02T08:43:00Z" w16du:dateUtc="2026-02-02T07:43:00Z"/>
          <w:sz w:val="22"/>
          <w:szCs w:val="22"/>
        </w:rPr>
      </w:pPr>
      <w:ins w:id="352" w:author="Ruggero Rostirolla" w:date="2026-02-02T08:43:00Z" w16du:dateUtc="2026-02-02T07:43:00Z">
        <w:r w:rsidRPr="002F0476">
          <w:rPr>
            <w:sz w:val="22"/>
            <w:szCs w:val="22"/>
          </w:rPr>
          <w:t xml:space="preserve">      "</w:t>
        </w:r>
        <w:proofErr w:type="spellStart"/>
        <w:r w:rsidRPr="002F0476">
          <w:rPr>
            <w:sz w:val="22"/>
            <w:szCs w:val="22"/>
          </w:rPr>
          <w:t>threshold</w:t>
        </w:r>
        <w:proofErr w:type="spellEnd"/>
        <w:r w:rsidRPr="002F0476">
          <w:rPr>
            <w:sz w:val="22"/>
            <w:szCs w:val="22"/>
          </w:rPr>
          <w:t>": 120,</w:t>
        </w:r>
        <w:r>
          <w:rPr>
            <w:sz w:val="22"/>
            <w:szCs w:val="22"/>
          </w:rPr>
          <w:t xml:space="preserve"> &lt;&lt;= distanza dal POI per la nuova pagina entro la quale segnala il POI</w:t>
        </w:r>
      </w:ins>
    </w:p>
    <w:p w14:paraId="5D447AD2" w14:textId="4C1EC53E" w:rsidR="002F0476" w:rsidRPr="002F0476" w:rsidRDefault="002F0476" w:rsidP="002F0476">
      <w:pPr>
        <w:spacing w:after="0"/>
        <w:rPr>
          <w:ins w:id="353" w:author="Ruggero Rostirolla" w:date="2026-02-02T08:43:00Z" w16du:dateUtc="2026-02-02T07:43:00Z"/>
          <w:sz w:val="22"/>
          <w:szCs w:val="22"/>
        </w:rPr>
      </w:pPr>
      <w:ins w:id="354" w:author="Ruggero Rostirolla" w:date="2026-02-02T08:43:00Z" w16du:dateUtc="2026-02-02T07:43:00Z">
        <w:r w:rsidRPr="002F0476">
          <w:rPr>
            <w:sz w:val="22"/>
            <w:szCs w:val="22"/>
          </w:rPr>
          <w:t xml:space="preserve">      "</w:t>
        </w:r>
        <w:proofErr w:type="spellStart"/>
        <w:r w:rsidRPr="002F0476">
          <w:rPr>
            <w:sz w:val="22"/>
            <w:szCs w:val="22"/>
          </w:rPr>
          <w:t>nav_id</w:t>
        </w:r>
        <w:proofErr w:type="spellEnd"/>
        <w:r w:rsidRPr="002F0476">
          <w:rPr>
            <w:sz w:val="22"/>
            <w:szCs w:val="22"/>
          </w:rPr>
          <w:t>": "</w:t>
        </w:r>
        <w:proofErr w:type="spellStart"/>
        <w:r w:rsidRPr="002F0476">
          <w:rPr>
            <w:sz w:val="22"/>
            <w:szCs w:val="22"/>
          </w:rPr>
          <w:t>nav</w:t>
        </w:r>
        <w:proofErr w:type="spellEnd"/>
        <w:r w:rsidRPr="002F0476">
          <w:rPr>
            <w:sz w:val="22"/>
            <w:szCs w:val="22"/>
          </w:rPr>
          <w:t xml:space="preserve"> </w:t>
        </w:r>
        <w:proofErr w:type="spellStart"/>
        <w:r>
          <w:rPr>
            <w:sz w:val="22"/>
            <w:szCs w:val="22"/>
          </w:rPr>
          <w:t>Paginaxy</w:t>
        </w:r>
        <w:proofErr w:type="spellEnd"/>
        <w:r w:rsidRPr="002F0476">
          <w:rPr>
            <w:sz w:val="22"/>
            <w:szCs w:val="22"/>
          </w:rPr>
          <w:t xml:space="preserve"> ",</w:t>
        </w:r>
        <w:r>
          <w:rPr>
            <w:sz w:val="22"/>
            <w:szCs w:val="22"/>
          </w:rPr>
          <w:t xml:space="preserve"> </w:t>
        </w:r>
      </w:ins>
    </w:p>
    <w:p w14:paraId="2728B956" w14:textId="4C7A658E" w:rsidR="002F0476" w:rsidRPr="002F0476" w:rsidRDefault="002F0476" w:rsidP="002F0476">
      <w:pPr>
        <w:spacing w:after="0"/>
        <w:rPr>
          <w:ins w:id="355" w:author="Ruggero Rostirolla" w:date="2026-02-02T08:43:00Z" w16du:dateUtc="2026-02-02T07:43:00Z"/>
          <w:sz w:val="22"/>
          <w:szCs w:val="22"/>
        </w:rPr>
      </w:pPr>
      <w:ins w:id="356" w:author="Ruggero Rostirolla" w:date="2026-02-02T08:43:00Z" w16du:dateUtc="2026-02-02T07:43:00Z">
        <w:r w:rsidRPr="002F0476">
          <w:rPr>
            <w:sz w:val="22"/>
            <w:szCs w:val="22"/>
          </w:rPr>
          <w:t xml:space="preserve">      "</w:t>
        </w:r>
        <w:proofErr w:type="spellStart"/>
        <w:r w:rsidRPr="002F0476">
          <w:rPr>
            <w:sz w:val="22"/>
            <w:szCs w:val="22"/>
          </w:rPr>
          <w:t>base_name</w:t>
        </w:r>
        <w:proofErr w:type="spellEnd"/>
        <w:r w:rsidRPr="002F0476">
          <w:rPr>
            <w:sz w:val="22"/>
            <w:szCs w:val="22"/>
          </w:rPr>
          <w:t xml:space="preserve">": " </w:t>
        </w:r>
        <w:proofErr w:type="spellStart"/>
        <w:r>
          <w:rPr>
            <w:sz w:val="22"/>
            <w:szCs w:val="22"/>
          </w:rPr>
          <w:t>paginaxy</w:t>
        </w:r>
        <w:proofErr w:type="spellEnd"/>
        <w:r w:rsidRPr="002F0476">
          <w:rPr>
            <w:sz w:val="22"/>
            <w:szCs w:val="22"/>
          </w:rPr>
          <w:t xml:space="preserve"> "</w:t>
        </w:r>
      </w:ins>
    </w:p>
    <w:p w14:paraId="31900E43" w14:textId="77777777" w:rsidR="009C5A05" w:rsidRDefault="009C5A05" w:rsidP="002F0476">
      <w:pPr>
        <w:spacing w:after="0"/>
        <w:rPr>
          <w:ins w:id="357" w:author="Ruggero Rostirolla" w:date="2026-02-02T08:43:00Z" w16du:dateUtc="2026-02-02T07:43:00Z"/>
        </w:rPr>
      </w:pPr>
      <w:ins w:id="358" w:author="Ruggero Rostirolla" w:date="2026-02-02T08:43:00Z" w16du:dateUtc="2026-02-02T07:43:00Z">
        <w:r>
          <w:br/>
          <w:t xml:space="preserve">Fatto questo, potete verificare che non ci siamo errori di formato </w:t>
        </w:r>
        <w:proofErr w:type="spellStart"/>
        <w:proofErr w:type="gramStart"/>
        <w:r>
          <w:t>json</w:t>
        </w:r>
        <w:proofErr w:type="spellEnd"/>
        <w:r>
          <w:t xml:space="preserve"> .</w:t>
        </w:r>
        <w:proofErr w:type="gramEnd"/>
        <w:r>
          <w:br/>
          <w:t>E solo dopo la creazione della nuova pagina potete procedere al caricamento usando</w:t>
        </w:r>
      </w:ins>
    </w:p>
    <w:p w14:paraId="68DEAB0C" w14:textId="7E7FED70" w:rsidR="004C5CAB" w:rsidRPr="009C5A05" w:rsidRDefault="009C5A05" w:rsidP="002F0476">
      <w:pPr>
        <w:spacing w:after="0"/>
        <w:rPr>
          <w:ins w:id="359" w:author="Ruggero Rostirolla" w:date="2026-02-02T08:43:00Z" w16du:dateUtc="2026-02-02T07:43:00Z"/>
          <w:rFonts w:eastAsiaTheme="majorEastAsia" w:cstheme="majorBidi"/>
          <w:b/>
          <w:bCs/>
          <w:color w:val="0F4761" w:themeColor="accent1" w:themeShade="BF"/>
          <w:sz w:val="28"/>
          <w:szCs w:val="28"/>
        </w:rPr>
      </w:pPr>
      <w:ins w:id="360" w:author="Ruggero Rostirolla" w:date="2026-02-02T08:43:00Z" w16du:dateUtc="2026-02-02T07:43:00Z">
        <w:r w:rsidRPr="009C5A05">
          <w:rPr>
            <w:rFonts w:ascii="Aptos Narrow" w:eastAsia="Times New Roman" w:hAnsi="Aptos Narrow" w:cs="Times New Roman"/>
            <w:b/>
            <w:bCs/>
            <w:color w:val="000000"/>
            <w:kern w:val="0"/>
            <w:sz w:val="22"/>
            <w:szCs w:val="22"/>
            <w:lang w:eastAsia="it-IT"/>
            <w14:ligatures w14:val="none"/>
          </w:rPr>
          <w:t>load_config_poi.py</w:t>
        </w:r>
        <w:r w:rsidRPr="009C5A05">
          <w:rPr>
            <w:b/>
            <w:bCs/>
          </w:rPr>
          <w:t xml:space="preserve"> </w:t>
        </w:r>
        <w:r w:rsidR="004C5CAB" w:rsidRPr="009C5A05">
          <w:rPr>
            <w:b/>
            <w:bCs/>
          </w:rPr>
          <w:br w:type="page"/>
        </w:r>
      </w:ins>
    </w:p>
    <w:p w14:paraId="7C74C0DC" w14:textId="48FE5A21" w:rsidR="00D91373" w:rsidRDefault="00D91373" w:rsidP="00D91373">
      <w:pPr>
        <w:pStyle w:val="Titolo3"/>
      </w:pPr>
      <w:bookmarkStart w:id="361" w:name="_Disamina_del_documento"/>
      <w:bookmarkEnd w:id="361"/>
      <w:r>
        <w:lastRenderedPageBreak/>
        <w:t xml:space="preserve">Disamina del documento word </w:t>
      </w:r>
      <w:r w:rsidR="00640D20">
        <w:t>paginaxy</w:t>
      </w:r>
      <w:r>
        <w:t>.do</w:t>
      </w:r>
      <w:r w:rsidR="005714E2">
        <w:t>cx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  <w:tblPrChange w:id="362" w:author="Ruggero Rostirolla" w:date="2026-02-02T08:43:00Z" w16du:dateUtc="2026-02-02T07:43:00Z">
          <w:tblPr>
            <w:tblW w:w="8784" w:type="dxa"/>
            <w:tblCellMar>
              <w:left w:w="70" w:type="dxa"/>
              <w:right w:w="7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260"/>
        <w:gridCol w:w="5673"/>
        <w:gridCol w:w="851"/>
        <w:tblGridChange w:id="363">
          <w:tblGrid>
            <w:gridCol w:w="2260"/>
            <w:gridCol w:w="5248"/>
            <w:gridCol w:w="425"/>
            <w:gridCol w:w="851"/>
          </w:tblGrid>
        </w:tblGridChange>
      </w:tblGrid>
      <w:tr w:rsidR="00B11C9E" w:rsidRPr="00295975" w14:paraId="55ED2BA7" w14:textId="77777777" w:rsidTr="009C5A05">
        <w:trPr>
          <w:trHeight w:val="288"/>
          <w:trPrChange w:id="364" w:author="Ruggero Rostirolla" w:date="2026-02-02T08:43:00Z" w16du:dateUtc="2026-02-02T07:43:00Z">
            <w:trPr>
              <w:trHeight w:val="288"/>
            </w:trPr>
          </w:trPrChange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65" w:author="Ruggero Rostirolla" w:date="2026-02-02T08:43:00Z" w16du:dateUtc="2026-02-02T07:43:00Z">
              <w:tcPr>
                <w:tcW w:w="226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35D655DD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66" w:author="Ruggero Rostirolla" w:date="2026-02-02T08:43:00Z" w16du:dateUtc="2026-02-02T07:43:00Z">
              <w:tcPr>
                <w:tcW w:w="5248" w:type="dxa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7AA8D8A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67" w:author="Ruggero Rostirolla" w:date="2026-02-02T08:43:00Z" w16du:dateUtc="2026-02-02T07:43:00Z">
              <w:tcPr>
                <w:tcW w:w="1276" w:type="dxa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3A8D331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41DDBB72" w14:textId="77777777" w:rsidTr="009C5A05">
        <w:trPr>
          <w:trHeight w:val="288"/>
          <w:trPrChange w:id="368" w:author="Ruggero Rostirolla" w:date="2026-02-02T08:43:00Z" w16du:dateUtc="2026-02-02T07:43:00Z">
            <w:trPr>
              <w:trHeight w:val="288"/>
            </w:trPr>
          </w:trPrChange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69" w:author="Ruggero Rostirolla" w:date="2026-02-02T08:43:00Z" w16du:dateUtc="2026-02-02T07:43:00Z">
              <w:tcPr>
                <w:tcW w:w="226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06B0980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  <w:tcPrChange w:id="370" w:author="Ruggero Rostirolla" w:date="2026-02-02T08:43:00Z" w16du:dateUtc="2026-02-02T07:43:00Z">
              <w:tcPr>
                <w:tcW w:w="524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</w:tcPrChange>
          </w:tcPr>
          <w:p w14:paraId="3FC4659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  <w:tcPrChange w:id="371" w:author="Ruggero Rostirolla" w:date="2026-02-02T08:43:00Z" w16du:dateUtc="2026-02-02T07:43:00Z">
              <w:tcPr>
                <w:tcW w:w="1276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</w:tcPrChange>
          </w:tcPr>
          <w:p w14:paraId="6C7AE63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51BB2DE" w14:textId="77777777" w:rsidTr="009C5A05">
        <w:trPr>
          <w:trHeight w:val="288"/>
          <w:trPrChange w:id="372" w:author="Ruggero Rostirolla" w:date="2026-02-02T08:43:00Z" w16du:dateUtc="2026-02-02T07:43:00Z">
            <w:trPr>
              <w:trHeight w:val="288"/>
            </w:trPr>
          </w:trPrChange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73" w:author="Ruggero Rostirolla" w:date="2026-02-02T08:43:00Z" w16du:dateUtc="2026-02-02T07:43:00Z">
              <w:tcPr>
                <w:tcW w:w="226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726CCF9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  <w:tcPrChange w:id="374" w:author="Ruggero Rostirolla" w:date="2026-02-02T08:43:00Z" w16du:dateUtc="2026-02-02T07:43:00Z">
              <w:tcPr>
                <w:tcW w:w="524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</w:tcPrChange>
          </w:tcPr>
          <w:p w14:paraId="26724E6B" w14:textId="77777777" w:rsidR="00A07666" w:rsidRDefault="00B11C9E" w:rsidP="00CE721E">
            <w:pPr>
              <w:rPr>
                <w:del w:id="375" w:author="Ruggero Rostirolla" w:date="2026-02-02T08:43:00Z" w16du:dateUtc="2026-02-02T07:43:00Z"/>
              </w:rPr>
            </w:pPr>
            <w:del w:id="376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 </w:delText>
              </w:r>
              <w:r w:rsidR="00CE721E">
                <w:delText xml:space="preserve">Inserimento in </w:delText>
              </w:r>
              <w:r w:rsidR="000211EC" w:rsidRPr="000211EC">
                <w:delText>[paginaxy]_</w:delText>
              </w:r>
              <w:r w:rsidR="00A07666">
                <w:delText>xx</w:delText>
              </w:r>
              <w:r w:rsidR="000211EC" w:rsidRPr="000211EC">
                <w:delText>.docx</w:delText>
              </w:r>
              <w:r w:rsidR="00CE721E" w:rsidRPr="000211EC">
                <w:delText xml:space="preserve"> </w:delText>
              </w:r>
              <w:r w:rsidR="00A07666">
                <w:delText>del</w:delText>
              </w:r>
              <w:r w:rsidR="00CE721E">
                <w:delText xml:space="preserve"> paragraf</w:delText>
              </w:r>
              <w:r w:rsidR="00A07666">
                <w:delText>o</w:delText>
              </w:r>
              <w:r w:rsidR="000211EC">
                <w:delText xml:space="preserve"> </w:delText>
              </w:r>
              <w:r w:rsidR="000211EC" w:rsidRPr="00A07666">
                <w:rPr>
                  <w:b/>
                  <w:bCs/>
                </w:rPr>
                <w:delText>[SPLIT_BLOCK:</w:delText>
              </w:r>
              <w:r w:rsidR="000211EC" w:rsidRPr="00A07666">
                <w:rPr>
                  <w:b/>
                  <w:bCs/>
                  <w:i/>
                  <w:iCs/>
                </w:rPr>
                <w:delText>nome_immagine</w:delText>
              </w:r>
              <w:r w:rsidR="000211EC" w:rsidRPr="00A07666">
                <w:rPr>
                  <w:b/>
                  <w:bCs/>
                </w:rPr>
                <w:delText>.jpg];</w:delText>
              </w:r>
              <w:r w:rsidR="000211EC" w:rsidRPr="000211EC">
                <w:delText xml:space="preserve"> </w:delText>
              </w:r>
              <w:r w:rsidR="00CE721E">
                <w:delText xml:space="preserve"> </w:delText>
              </w:r>
              <w:r w:rsidR="00A07666">
                <w:br/>
                <w:delText>per ogni immagine presente nel documento</w:delText>
              </w:r>
            </w:del>
          </w:p>
          <w:p w14:paraId="245CD7BE" w14:textId="60F741E1" w:rsidR="00A07666" w:rsidRDefault="00E43763" w:rsidP="00CE721E">
            <w:pPr>
              <w:rPr>
                <w:ins w:id="377" w:author="Ruggero Rostirolla" w:date="2026-02-02T08:43:00Z" w16du:dateUtc="2026-02-02T07:43:00Z"/>
                <w:sz w:val="22"/>
                <w:szCs w:val="22"/>
              </w:rPr>
            </w:pPr>
            <w:ins w:id="378" w:author="Ruggero Rostirolla" w:date="2026-02-02T08:43:00Z" w16du:dateUtc="2026-02-02T07:43:00Z">
              <w:r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Estrae da pagina-xx.docx le immagini *.jpg</w:t>
              </w:r>
              <w:r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br/>
              </w:r>
              <w:r>
                <w:rPr>
                  <w:sz w:val="22"/>
                  <w:szCs w:val="22"/>
                </w:rPr>
                <w:t>Converte da docx ad html</w:t>
              </w:r>
              <w:r>
                <w:rPr>
                  <w:sz w:val="22"/>
                  <w:szCs w:val="22"/>
                </w:rPr>
                <w:br/>
                <w:t>Crea i segmenti html</w:t>
              </w:r>
            </w:ins>
          </w:p>
          <w:p w14:paraId="6B163F87" w14:textId="77777777" w:rsidR="00E43763" w:rsidRDefault="00E43763" w:rsidP="00CE721E">
            <w:pPr>
              <w:rPr>
                <w:ins w:id="379" w:author="Ruggero Rostirolla" w:date="2026-02-02T08:43:00Z" w16du:dateUtc="2026-02-02T07:43:00Z"/>
              </w:rPr>
            </w:pPr>
          </w:p>
          <w:p w14:paraId="5363CEA2" w14:textId="07FFCB8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  <w:tcPrChange w:id="380" w:author="Ruggero Rostirolla" w:date="2026-02-02T08:43:00Z" w16du:dateUtc="2026-02-02T07:43:00Z">
              <w:tcPr>
                <w:tcW w:w="1276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</w:tcPrChange>
          </w:tcPr>
          <w:p w14:paraId="36FAF87D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77C0989F" w14:textId="77777777" w:rsidTr="009C5A05">
        <w:trPr>
          <w:trHeight w:val="576"/>
          <w:trPrChange w:id="381" w:author="Ruggero Rostirolla" w:date="2026-02-02T08:43:00Z" w16du:dateUtc="2026-02-02T07:43:00Z">
            <w:trPr>
              <w:trHeight w:val="576"/>
            </w:trPr>
          </w:trPrChange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82" w:author="Ruggero Rostirolla" w:date="2026-02-02T08:43:00Z" w16du:dateUtc="2026-02-02T07:43:00Z">
              <w:tcPr>
                <w:tcW w:w="226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22A9D839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  <w:tcPrChange w:id="383" w:author="Ruggero Rostirolla" w:date="2026-02-02T08:43:00Z" w16du:dateUtc="2026-02-02T07:43:00Z">
              <w:tcPr>
                <w:tcW w:w="524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</w:tcPrChange>
          </w:tcPr>
          <w:p w14:paraId="68D8D9EC" w14:textId="02178059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384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 </w:delText>
              </w:r>
              <w:r w:rsidR="009C5FDA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Inserimento manuale tag nel word</w:delText>
              </w:r>
              <w:r w:rsidR="009C5FDA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br/>
              </w:r>
            </w:del>
            <w:r w:rsidR="00CE72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Convert_</w:t>
            </w:r>
            <w:del w:id="385" w:author="Ruggero Rostirolla" w:date="2026-02-02T08:43:00Z" w16du:dateUtc="2026-02-02T07:43:00Z">
              <w:r w:rsidR="00CE721E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all</w:delText>
              </w:r>
            </w:del>
            <w:ins w:id="386" w:author="Ruggero Rostirolla" w:date="2026-02-02T08:43:00Z" w16du:dateUtc="2026-02-02T07:43:00Z">
              <w:r w:rsidR="002A44ED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page</w:t>
              </w:r>
            </w:ins>
            <w:r w:rsidR="00CE721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.bat</w:t>
            </w:r>
            <w:r w:rsidR="00110F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 [</w:t>
            </w:r>
            <w:proofErr w:type="spellStart"/>
            <w:r w:rsidR="00110F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lang</w:t>
            </w:r>
            <w:proofErr w:type="spellEnd"/>
            <w:r w:rsidR="00110F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] [</w:t>
            </w:r>
            <w:proofErr w:type="spellStart"/>
            <w:r w:rsidR="00110F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paginaID</w:t>
            </w:r>
            <w:proofErr w:type="spellEnd"/>
            <w:r w:rsidR="00110F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]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  <w:tcPrChange w:id="387" w:author="Ruggero Rostirolla" w:date="2026-02-02T08:43:00Z" w16du:dateUtc="2026-02-02T07:43:00Z">
              <w:tcPr>
                <w:tcW w:w="1276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</w:tcPrChange>
          </w:tcPr>
          <w:p w14:paraId="622D1D0E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B5E7667" w14:textId="77777777" w:rsidTr="009C5A05">
        <w:trPr>
          <w:trHeight w:val="288"/>
          <w:trPrChange w:id="388" w:author="Ruggero Rostirolla" w:date="2026-02-02T08:43:00Z" w16du:dateUtc="2026-02-02T07:43:00Z">
            <w:trPr>
              <w:trHeight w:val="288"/>
            </w:trPr>
          </w:trPrChange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89" w:author="Ruggero Rostirolla" w:date="2026-02-02T08:43:00Z" w16du:dateUtc="2026-02-02T07:43:00Z">
              <w:tcPr>
                <w:tcW w:w="226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32ABF33D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  <w:tcPrChange w:id="390" w:author="Ruggero Rostirolla" w:date="2026-02-02T08:43:00Z" w16du:dateUtc="2026-02-02T07:43:00Z">
              <w:tcPr>
                <w:tcW w:w="524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</w:tcPrChange>
          </w:tcPr>
          <w:p w14:paraId="495547A8" w14:textId="5AA37FC4" w:rsidR="00110F6A" w:rsidRPr="00110F6A" w:rsidRDefault="00B11C9E" w:rsidP="00110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del w:id="391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delText> </w:delText>
              </w:r>
            </w:del>
            <w:r w:rsidR="00110F6A" w:rsidRPr="00110F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extract_images.py</w:t>
            </w:r>
            <w:r w:rsidR="00110F6A" w:rsidRPr="00110F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 %PAGE_ID% %DOCX_FILE%</w:t>
            </w:r>
          </w:p>
          <w:p w14:paraId="67AAC641" w14:textId="77777777" w:rsidR="00110F6A" w:rsidRPr="00110F6A" w:rsidRDefault="00110F6A" w:rsidP="00110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10F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post_process_html.py</w:t>
            </w:r>
            <w:r w:rsidRPr="00110F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 %PAGE_ID% %LANG% %DOCX_DIR%</w:t>
            </w:r>
          </w:p>
          <w:p w14:paraId="1D849DBB" w14:textId="77777777" w:rsidR="00110F6A" w:rsidRPr="00110F6A" w:rsidRDefault="00110F6A" w:rsidP="00110F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10F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html_fragment_cleaner</w:t>
            </w:r>
            <w:r w:rsidRPr="00110F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.py</w:t>
            </w:r>
          </w:p>
          <w:p w14:paraId="099F3F29" w14:textId="03A3DAEA" w:rsidR="00B11C9E" w:rsidRPr="00110F6A" w:rsidRDefault="00110F6A" w:rsidP="00110F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110F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sync_config.py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  <w:tcPrChange w:id="392" w:author="Ruggero Rostirolla" w:date="2026-02-02T08:43:00Z" w16du:dateUtc="2026-02-02T07:43:00Z">
              <w:tcPr>
                <w:tcW w:w="1276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</w:tcPrChange>
          </w:tcPr>
          <w:p w14:paraId="3D46ACC2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D1E3932" w14:textId="77777777" w:rsidTr="009C5A05">
        <w:trPr>
          <w:trHeight w:val="288"/>
          <w:trPrChange w:id="393" w:author="Ruggero Rostirolla" w:date="2026-02-02T08:43:00Z" w16du:dateUtc="2026-02-02T07:43:00Z">
            <w:trPr>
              <w:trHeight w:val="288"/>
            </w:trPr>
          </w:trPrChange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94" w:author="Ruggero Rostirolla" w:date="2026-02-02T08:43:00Z" w16du:dateUtc="2026-02-02T07:43:00Z">
              <w:tcPr>
                <w:tcW w:w="226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51F124C9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  <w:tcPrChange w:id="395" w:author="Ruggero Rostirolla" w:date="2026-02-02T08:43:00Z" w16du:dateUtc="2026-02-02T07:43:00Z">
              <w:tcPr>
                <w:tcW w:w="524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</w:tcPrChange>
          </w:tcPr>
          <w:p w14:paraId="2B1D04EB" w14:textId="4D515F15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110F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root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  <w:tcPrChange w:id="396" w:author="Ruggero Rostirolla" w:date="2026-02-02T08:43:00Z" w16du:dateUtc="2026-02-02T07:43:00Z">
              <w:tcPr>
                <w:tcW w:w="1276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</w:tcPrChange>
          </w:tcPr>
          <w:p w14:paraId="1352734E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3D3594F" w14:textId="77777777" w:rsidTr="009C5A05">
        <w:trPr>
          <w:trHeight w:val="576"/>
          <w:trPrChange w:id="397" w:author="Ruggero Rostirolla" w:date="2026-02-02T08:43:00Z" w16du:dateUtc="2026-02-02T07:43:00Z">
            <w:trPr>
              <w:trHeight w:val="576"/>
            </w:trPr>
          </w:trPrChange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398" w:author="Ruggero Rostirolla" w:date="2026-02-02T08:43:00Z" w16du:dateUtc="2026-02-02T07:43:00Z">
              <w:tcPr>
                <w:tcW w:w="226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6B852667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  <w:tcPrChange w:id="399" w:author="Ruggero Rostirolla" w:date="2026-02-02T08:43:00Z" w16du:dateUtc="2026-02-02T07:43:00Z">
              <w:tcPr>
                <w:tcW w:w="524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</w:tcPrChange>
          </w:tcPr>
          <w:p w14:paraId="6E1F2531" w14:textId="503B286C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110F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root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  <w:tcPrChange w:id="400" w:author="Ruggero Rostirolla" w:date="2026-02-02T08:43:00Z" w16du:dateUtc="2026-02-02T07:43:00Z">
              <w:tcPr>
                <w:tcW w:w="1276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</w:tcPrChange>
          </w:tcPr>
          <w:p w14:paraId="3BE2B8AB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926A4B3" w14:textId="77777777" w:rsidTr="009C5A05">
        <w:trPr>
          <w:trHeight w:val="288"/>
          <w:trPrChange w:id="401" w:author="Ruggero Rostirolla" w:date="2026-02-02T08:43:00Z" w16du:dateUtc="2026-02-02T07:43:00Z">
            <w:trPr>
              <w:trHeight w:val="288"/>
            </w:trPr>
          </w:trPrChange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402" w:author="Ruggero Rostirolla" w:date="2026-02-02T08:43:00Z" w16du:dateUtc="2026-02-02T07:43:00Z">
              <w:tcPr>
                <w:tcW w:w="226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5E15CF5D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  <w:tcPrChange w:id="403" w:author="Ruggero Rostirolla" w:date="2026-02-02T08:43:00Z" w16du:dateUtc="2026-02-02T07:43:00Z">
              <w:tcPr>
                <w:tcW w:w="5248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</w:tcPrChange>
          </w:tcPr>
          <w:p w14:paraId="05C10E5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  <w:tcPrChange w:id="404" w:author="Ruggero Rostirolla" w:date="2026-02-02T08:43:00Z" w16du:dateUtc="2026-02-02T07:43:00Z">
              <w:tcPr>
                <w:tcW w:w="1276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</w:tcPrChange>
          </w:tcPr>
          <w:p w14:paraId="5A4EB946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2C0ACFE5" w14:textId="77777777" w:rsidR="00B11C9E" w:rsidRDefault="00B11C9E" w:rsidP="00D91373"/>
    <w:p w14:paraId="4941055E" w14:textId="77777777" w:rsidR="00C40EE2" w:rsidRPr="00C40EE2" w:rsidRDefault="00C40EE2" w:rsidP="00C40EE2">
      <w:pPr>
        <w:rPr>
          <w:b/>
          <w:bCs/>
        </w:rPr>
      </w:pPr>
      <w:r w:rsidRPr="00C40EE2">
        <w:rPr>
          <w:b/>
          <w:bCs/>
        </w:rPr>
        <w:t>Revisione: Procedura di Conversione e Caricamento Nuova Pagina</w:t>
      </w:r>
    </w:p>
    <w:p w14:paraId="4D696D34" w14:textId="77777777" w:rsidR="00C40EE2" w:rsidRPr="00C40EE2" w:rsidRDefault="00C40EE2" w:rsidP="00C40EE2">
      <w:pPr>
        <w:rPr>
          <w:del w:id="405" w:author="Ruggero Rostirolla" w:date="2026-02-02T08:43:00Z" w16du:dateUtc="2026-02-02T07:43:00Z"/>
          <w:b/>
          <w:bCs/>
        </w:rPr>
      </w:pPr>
      <w:del w:id="406" w:author="Ruggero Rostirolla" w:date="2026-02-02T08:43:00Z" w16du:dateUtc="2026-02-02T07:43:00Z">
        <w:r w:rsidRPr="00C40EE2">
          <w:rPr>
            <w:b/>
            <w:bCs/>
          </w:rPr>
          <w:delText>Disamina e Preparazione del Documento Word</w:delText>
        </w:r>
      </w:del>
    </w:p>
    <w:p w14:paraId="6172A8E5" w14:textId="77777777" w:rsidR="00DD1F40" w:rsidRPr="00DD1F40" w:rsidRDefault="00DD1F40" w:rsidP="00DD1F40">
      <w:pPr>
        <w:rPr>
          <w:ins w:id="407" w:author="Ruggero Rostirolla" w:date="2026-02-02T08:43:00Z" w16du:dateUtc="2026-02-02T07:43:00Z"/>
        </w:rPr>
      </w:pPr>
      <w:ins w:id="408" w:author="Ruggero Rostirolla" w:date="2026-02-02T08:43:00Z" w16du:dateUtc="2026-02-02T07:43:00Z">
        <w:r w:rsidRPr="00DD1F40">
          <w:t>Certamente. La documentazione di un processo di automazione è fondamentale per mantenere la coerenza del progetto, specialmente quando si gestiscono più lingue e contenuti dinamici.</w:t>
        </w:r>
      </w:ins>
    </w:p>
    <w:p w14:paraId="5E77D285" w14:textId="330EFFA8" w:rsidR="00C40EE2" w:rsidRPr="00C40EE2" w:rsidRDefault="00C40EE2" w:rsidP="00C40EE2">
      <w:pPr>
        <w:rPr>
          <w:ins w:id="409" w:author="Ruggero Rostirolla" w:date="2026-02-02T08:43:00Z" w16du:dateUtc="2026-02-02T07:43:00Z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620"/>
        <w:gridCol w:w="66"/>
        <w:gridCol w:w="66"/>
        <w:gridCol w:w="66"/>
        <w:gridCol w:w="81"/>
      </w:tblGrid>
      <w:tr w:rsidR="00C40EE2" w:rsidRPr="00C40EE2" w14:paraId="2E25252B" w14:textId="77777777" w:rsidTr="008F70F6">
        <w:trPr>
          <w:tblCellSpacing w:w="15" w:type="dxa"/>
        </w:trPr>
        <w:tc>
          <w:tcPr>
            <w:tcW w:w="0" w:type="auto"/>
            <w:vAlign w:val="center"/>
          </w:tcPr>
          <w:p w14:paraId="35D41D52" w14:textId="1D2EBF9E" w:rsidR="00C40EE2" w:rsidRPr="00C40EE2" w:rsidRDefault="00C40EE2" w:rsidP="00C40EE2">
            <w:pPr>
              <w:rPr>
                <w:b/>
                <w:bCs/>
              </w:rPr>
            </w:pPr>
          </w:p>
        </w:tc>
        <w:tc>
          <w:tcPr>
            <w:tcW w:w="8590" w:type="dxa"/>
            <w:vAlign w:val="center"/>
          </w:tcPr>
          <w:tbl>
            <w:tblPr>
              <w:tblW w:w="8560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740"/>
              <w:gridCol w:w="5820"/>
            </w:tblGrid>
            <w:tr w:rsidR="00CE6FF7" w:rsidRPr="00CE6FF7" w14:paraId="3BEA5AAF" w14:textId="77777777" w:rsidTr="00CE6FF7">
              <w:trPr>
                <w:trHeight w:val="288"/>
                <w:del w:id="410" w:author="Ruggero Rostirolla" w:date="2026-02-02T08:43:00Z" w16du:dateUtc="2026-02-02T07:43:00Z"/>
              </w:trPr>
              <w:tc>
                <w:tcPr>
                  <w:tcW w:w="27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8F3D0E" w14:textId="77777777" w:rsidR="00CE6FF7" w:rsidRPr="00CE6FF7" w:rsidRDefault="00CE6FF7" w:rsidP="00CE6FF7">
                  <w:pPr>
                    <w:spacing w:after="0" w:line="240" w:lineRule="auto"/>
                    <w:jc w:val="center"/>
                    <w:rPr>
                      <w:del w:id="411" w:author="Ruggero Rostirolla" w:date="2026-02-02T08:43:00Z" w16du:dateUtc="2026-02-02T07:43:00Z"/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it-IT"/>
                      <w14:ligatures w14:val="none"/>
                    </w:rPr>
                  </w:pPr>
                  <w:del w:id="412" w:author="Ruggero Rostirolla" w:date="2026-02-02T08:43:00Z" w16du:dateUtc="2026-02-02T07:43:00Z">
                    <w:r w:rsidRPr="00CE6FF7">
                      <w:rPr>
                        <w:rFonts w:ascii="Aptos Narrow" w:eastAsia="Times New Roman" w:hAnsi="Aptos Narrow" w:cs="Times New Roman"/>
                        <w:b/>
                        <w:bCs/>
                        <w:color w:val="000000"/>
                        <w:kern w:val="0"/>
                        <w:sz w:val="22"/>
                        <w:szCs w:val="22"/>
                        <w:lang w:eastAsia="it-IT"/>
                        <w14:ligatures w14:val="none"/>
                      </w:rPr>
                      <w:delText>FASE</w:delText>
                    </w:r>
                  </w:del>
                </w:p>
              </w:tc>
              <w:tc>
                <w:tcPr>
                  <w:tcW w:w="5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2621C4" w14:textId="77777777" w:rsidR="00CE6FF7" w:rsidRPr="00CE6FF7" w:rsidRDefault="00CE6FF7" w:rsidP="00CE6FF7">
                  <w:pPr>
                    <w:spacing w:after="0" w:line="240" w:lineRule="auto"/>
                    <w:rPr>
                      <w:del w:id="413" w:author="Ruggero Rostirolla" w:date="2026-02-02T08:43:00Z" w16du:dateUtc="2026-02-02T07:43:00Z"/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it-IT"/>
                      <w14:ligatures w14:val="none"/>
                    </w:rPr>
                  </w:pPr>
                  <w:del w:id="414" w:author="Ruggero Rostirolla" w:date="2026-02-02T08:43:00Z" w16du:dateUtc="2026-02-02T07:43:00Z">
                    <w:r w:rsidRPr="00CE6FF7">
                      <w:rPr>
                        <w:rFonts w:ascii="Aptos Narrow" w:eastAsia="Times New Roman" w:hAnsi="Aptos Narrow" w:cs="Times New Roman"/>
                        <w:b/>
                        <w:bCs/>
                        <w:color w:val="000000"/>
                        <w:kern w:val="0"/>
                        <w:sz w:val="22"/>
                        <w:szCs w:val="22"/>
                        <w:lang w:eastAsia="it-IT"/>
                        <w14:ligatures w14:val="none"/>
                      </w:rPr>
                      <w:delText>Preparazione DOCX</w:delText>
                    </w:r>
                  </w:del>
                </w:p>
              </w:tc>
            </w:tr>
            <w:tr w:rsidR="00CE6FF7" w:rsidRPr="00CE6FF7" w14:paraId="57CF14F7" w14:textId="77777777" w:rsidTr="00CE6FF7">
              <w:trPr>
                <w:trHeight w:val="288"/>
                <w:del w:id="415" w:author="Ruggero Rostirolla" w:date="2026-02-02T08:43:00Z" w16du:dateUtc="2026-02-02T07:43:00Z"/>
              </w:trPr>
              <w:tc>
                <w:tcPr>
                  <w:tcW w:w="27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8A5B66E" w14:textId="77777777" w:rsidR="00CE6FF7" w:rsidRPr="00CE6FF7" w:rsidRDefault="00CE6FF7" w:rsidP="00CE6FF7">
                  <w:pPr>
                    <w:spacing w:after="0" w:line="240" w:lineRule="auto"/>
                    <w:jc w:val="center"/>
                    <w:rPr>
                      <w:del w:id="416" w:author="Ruggero Rostirolla" w:date="2026-02-02T08:43:00Z" w16du:dateUtc="2026-02-02T07:43:00Z"/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it-IT"/>
                      <w14:ligatures w14:val="none"/>
                    </w:rPr>
                  </w:pPr>
                  <w:del w:id="417" w:author="Ruggero Rostirolla" w:date="2026-02-02T08:43:00Z" w16du:dateUtc="2026-02-02T07:43:00Z">
                    <w:r w:rsidRPr="00CE6FF7">
                      <w:rPr>
                        <w:rFonts w:ascii="Aptos Narrow" w:eastAsia="Times New Roman" w:hAnsi="Aptos Narrow" w:cs="Times New Roman"/>
                        <w:b/>
                        <w:bCs/>
                        <w:color w:val="000000"/>
                        <w:kern w:val="0"/>
                        <w:sz w:val="22"/>
                        <w:szCs w:val="22"/>
                        <w:lang w:eastAsia="it-IT"/>
                        <w14:ligatures w14:val="none"/>
                      </w:rPr>
                      <w:delText>Descrizione Operazione</w:delText>
                    </w:r>
                  </w:del>
                </w:p>
              </w:tc>
              <w:tc>
                <w:tcPr>
                  <w:tcW w:w="5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545F0B" w14:textId="77777777" w:rsidR="00CE6FF7" w:rsidRPr="00CE6FF7" w:rsidRDefault="00CE6FF7" w:rsidP="00CE6FF7">
                  <w:pPr>
                    <w:spacing w:after="0" w:line="240" w:lineRule="auto"/>
                    <w:rPr>
                      <w:del w:id="418" w:author="Ruggero Rostirolla" w:date="2026-02-02T08:43:00Z" w16du:dateUtc="2026-02-02T07:43:00Z"/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it-IT"/>
                      <w14:ligatures w14:val="none"/>
                    </w:rPr>
                  </w:pPr>
                  <w:del w:id="419" w:author="Ruggero Rostirolla" w:date="2026-02-02T08:43:00Z" w16du:dateUtc="2026-02-02T07:43:00Z">
                    <w:r w:rsidRPr="00CE6FF7">
                      <w:rPr>
                        <w:rFonts w:ascii="Aptos Narrow" w:eastAsia="Times New Roman" w:hAnsi="Aptos Narrow" w:cs="Times New Roman"/>
                        <w:color w:val="000000"/>
                        <w:kern w:val="0"/>
                        <w:sz w:val="22"/>
                        <w:szCs w:val="22"/>
                        <w:lang w:eastAsia="it-IT"/>
                        <w14:ligatures w14:val="none"/>
                      </w:rPr>
                      <w:delText>Inserimento dei tag di blocco e rinomina del file DOCX.</w:delText>
                    </w:r>
                  </w:del>
                </w:p>
              </w:tc>
            </w:tr>
            <w:tr w:rsidR="00CE6FF7" w:rsidRPr="00CE6FF7" w14:paraId="323BB4BE" w14:textId="77777777" w:rsidTr="00CE6FF7">
              <w:trPr>
                <w:trHeight w:val="288"/>
                <w:del w:id="420" w:author="Ruggero Rostirolla" w:date="2026-02-02T08:43:00Z" w16du:dateUtc="2026-02-02T07:43:00Z"/>
              </w:trPr>
              <w:tc>
                <w:tcPr>
                  <w:tcW w:w="27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E643E31" w14:textId="77777777" w:rsidR="00CE6FF7" w:rsidRPr="00CE6FF7" w:rsidRDefault="00CE6FF7" w:rsidP="00CE6FF7">
                  <w:pPr>
                    <w:spacing w:after="0" w:line="240" w:lineRule="auto"/>
                    <w:jc w:val="center"/>
                    <w:rPr>
                      <w:del w:id="421" w:author="Ruggero Rostirolla" w:date="2026-02-02T08:43:00Z" w16du:dateUtc="2026-02-02T07:43:00Z"/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it-IT"/>
                      <w14:ligatures w14:val="none"/>
                    </w:rPr>
                  </w:pPr>
                  <w:del w:id="422" w:author="Ruggero Rostirolla" w:date="2026-02-02T08:43:00Z" w16du:dateUtc="2026-02-02T07:43:00Z">
                    <w:r w:rsidRPr="00CE6FF7">
                      <w:rPr>
                        <w:rFonts w:ascii="Aptos Narrow" w:eastAsia="Times New Roman" w:hAnsi="Aptos Narrow" w:cs="Times New Roman"/>
                        <w:b/>
                        <w:bCs/>
                        <w:color w:val="000000"/>
                        <w:kern w:val="0"/>
                        <w:sz w:val="22"/>
                        <w:szCs w:val="22"/>
                        <w:lang w:eastAsia="it-IT"/>
                        <w14:ligatures w14:val="none"/>
                      </w:rPr>
                      <w:delText>Script/Comando Principale</w:delText>
                    </w:r>
                  </w:del>
                </w:p>
              </w:tc>
              <w:tc>
                <w:tcPr>
                  <w:tcW w:w="5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B2BE4F" w14:textId="77777777" w:rsidR="00CE6FF7" w:rsidRPr="00CE6FF7" w:rsidRDefault="00CE6FF7" w:rsidP="00CE6FF7">
                  <w:pPr>
                    <w:spacing w:after="0" w:line="240" w:lineRule="auto"/>
                    <w:rPr>
                      <w:del w:id="423" w:author="Ruggero Rostirolla" w:date="2026-02-02T08:43:00Z" w16du:dateUtc="2026-02-02T07:43:00Z"/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it-IT"/>
                      <w14:ligatures w14:val="none"/>
                    </w:rPr>
                  </w:pPr>
                  <w:del w:id="424" w:author="Ruggero Rostirolla" w:date="2026-02-02T08:43:00Z" w16du:dateUtc="2026-02-02T07:43:00Z">
                    <w:r w:rsidRPr="00CE6FF7">
                      <w:rPr>
                        <w:rFonts w:ascii="Aptos Narrow" w:eastAsia="Times New Roman" w:hAnsi="Aptos Narrow" w:cs="Times New Roman"/>
                        <w:color w:val="000000"/>
                        <w:kern w:val="0"/>
                        <w:sz w:val="22"/>
                        <w:szCs w:val="22"/>
                        <w:lang w:eastAsia="it-IT"/>
                        <w14:ligatures w14:val="none"/>
                      </w:rPr>
                      <w:delText>Inserimento manuale tag nel DOCX.</w:delText>
                    </w:r>
                  </w:del>
                </w:p>
              </w:tc>
            </w:tr>
            <w:tr w:rsidR="00CE6FF7" w:rsidRPr="00CE6FF7" w14:paraId="148A176F" w14:textId="77777777" w:rsidTr="00CE6FF7">
              <w:trPr>
                <w:trHeight w:val="288"/>
                <w:del w:id="425" w:author="Ruggero Rostirolla" w:date="2026-02-02T08:43:00Z" w16du:dateUtc="2026-02-02T07:43:00Z"/>
              </w:trPr>
              <w:tc>
                <w:tcPr>
                  <w:tcW w:w="27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91A0E9" w14:textId="77777777" w:rsidR="00CE6FF7" w:rsidRPr="00CE6FF7" w:rsidRDefault="00CE6FF7" w:rsidP="00CE6FF7">
                  <w:pPr>
                    <w:spacing w:after="0" w:line="240" w:lineRule="auto"/>
                    <w:jc w:val="center"/>
                    <w:rPr>
                      <w:del w:id="426" w:author="Ruggero Rostirolla" w:date="2026-02-02T08:43:00Z" w16du:dateUtc="2026-02-02T07:43:00Z"/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it-IT"/>
                      <w14:ligatures w14:val="none"/>
                    </w:rPr>
                  </w:pPr>
                  <w:del w:id="427" w:author="Ruggero Rostirolla" w:date="2026-02-02T08:43:00Z" w16du:dateUtc="2026-02-02T07:43:00Z">
                    <w:r w:rsidRPr="00CE6FF7">
                      <w:rPr>
                        <w:rFonts w:ascii="Aptos Narrow" w:eastAsia="Times New Roman" w:hAnsi="Aptos Narrow" w:cs="Times New Roman"/>
                        <w:b/>
                        <w:bCs/>
                        <w:color w:val="000000"/>
                        <w:kern w:val="0"/>
                        <w:sz w:val="22"/>
                        <w:szCs w:val="22"/>
                        <w:lang w:eastAsia="it-IT"/>
                        <w14:ligatures w14:val="none"/>
                      </w:rPr>
                      <w:delText>File Coinvolti</w:delText>
                    </w:r>
                  </w:del>
                </w:p>
              </w:tc>
              <w:tc>
                <w:tcPr>
                  <w:tcW w:w="5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D6D3D9" w14:textId="77777777" w:rsidR="00CE6FF7" w:rsidRPr="00CE6FF7" w:rsidRDefault="00CE6FF7" w:rsidP="00CE6FF7">
                  <w:pPr>
                    <w:spacing w:after="0" w:line="240" w:lineRule="auto"/>
                    <w:rPr>
                      <w:del w:id="428" w:author="Ruggero Rostirolla" w:date="2026-02-02T08:43:00Z" w16du:dateUtc="2026-02-02T07:43:00Z"/>
                      <w:rFonts w:ascii="Arial Unicode MS" w:eastAsia="Times New Roman" w:hAnsi="Arial Unicode MS" w:cs="Times New Roman"/>
                      <w:color w:val="000000"/>
                      <w:kern w:val="0"/>
                      <w:sz w:val="20"/>
                      <w:szCs w:val="20"/>
                      <w:lang w:eastAsia="it-IT"/>
                      <w14:ligatures w14:val="none"/>
                    </w:rPr>
                  </w:pPr>
                  <w:del w:id="429" w:author="Ruggero Rostirolla" w:date="2026-02-02T08:43:00Z" w16du:dateUtc="2026-02-02T07:43:00Z">
                    <w:r w:rsidRPr="00CE6FF7">
                      <w:rPr>
                        <w:rFonts w:ascii="Arial Unicode MS" w:eastAsia="Times New Roman" w:hAnsi="Arial Unicode MS" w:cs="Times New Roman"/>
                        <w:color w:val="000000"/>
                        <w:kern w:val="0"/>
                        <w:sz w:val="20"/>
                        <w:szCs w:val="20"/>
                        <w:lang w:eastAsia="it-IT"/>
                        <w14:ligatures w14:val="none"/>
                      </w:rPr>
                      <w:delText>[paginaxy]_</w:delText>
                    </w:r>
                    <w:r w:rsidR="008F70F6">
                      <w:rPr>
                        <w:rFonts w:ascii="Arial Unicode MS" w:eastAsia="Times New Roman" w:hAnsi="Arial Unicode MS" w:cs="Times New Roman"/>
                        <w:color w:val="000000"/>
                        <w:kern w:val="0"/>
                        <w:sz w:val="20"/>
                        <w:szCs w:val="20"/>
                        <w:lang w:eastAsia="it-IT"/>
                        <w14:ligatures w14:val="none"/>
                      </w:rPr>
                      <w:delText>XX</w:delText>
                    </w:r>
                    <w:r w:rsidRPr="00CE6FF7">
                      <w:rPr>
                        <w:rFonts w:ascii="Arial Unicode MS" w:eastAsia="Times New Roman" w:hAnsi="Arial Unicode MS" w:cs="Times New Roman"/>
                        <w:color w:val="000000"/>
                        <w:kern w:val="0"/>
                        <w:sz w:val="20"/>
                        <w:szCs w:val="20"/>
                        <w:lang w:eastAsia="it-IT"/>
                        <w14:ligatures w14:val="none"/>
                      </w:rPr>
                      <w:delText>.docx</w:delText>
                    </w:r>
                  </w:del>
                </w:p>
              </w:tc>
            </w:tr>
            <w:tr w:rsidR="00CE6FF7" w:rsidRPr="00CE6FF7" w14:paraId="5BB7F804" w14:textId="77777777" w:rsidTr="00CE6FF7">
              <w:trPr>
                <w:trHeight w:val="288"/>
                <w:del w:id="430" w:author="Ruggero Rostirolla" w:date="2026-02-02T08:43:00Z" w16du:dateUtc="2026-02-02T07:43:00Z"/>
              </w:trPr>
              <w:tc>
                <w:tcPr>
                  <w:tcW w:w="27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0B1AA82" w14:textId="77777777" w:rsidR="00CE6FF7" w:rsidRPr="00CE6FF7" w:rsidRDefault="00CE6FF7" w:rsidP="00CE6FF7">
                  <w:pPr>
                    <w:spacing w:after="0" w:line="240" w:lineRule="auto"/>
                    <w:jc w:val="center"/>
                    <w:rPr>
                      <w:del w:id="431" w:author="Ruggero Rostirolla" w:date="2026-02-02T08:43:00Z" w16du:dateUtc="2026-02-02T07:43:00Z"/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it-IT"/>
                      <w14:ligatures w14:val="none"/>
                    </w:rPr>
                  </w:pPr>
                  <w:del w:id="432" w:author="Ruggero Rostirolla" w:date="2026-02-02T08:43:00Z" w16du:dateUtc="2026-02-02T07:43:00Z">
                    <w:r w:rsidRPr="00CE6FF7">
                      <w:rPr>
                        <w:rFonts w:ascii="Aptos Narrow" w:eastAsia="Times New Roman" w:hAnsi="Aptos Narrow" w:cs="Times New Roman"/>
                        <w:b/>
                        <w:bCs/>
                        <w:color w:val="000000"/>
                        <w:kern w:val="0"/>
                        <w:sz w:val="22"/>
                        <w:szCs w:val="22"/>
                        <w:lang w:eastAsia="it-IT"/>
                        <w14:ligatures w14:val="none"/>
                      </w:rPr>
                      <w:delText>Directory di Origine</w:delText>
                    </w:r>
                  </w:del>
                </w:p>
              </w:tc>
              <w:tc>
                <w:tcPr>
                  <w:tcW w:w="5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E70503" w14:textId="77777777" w:rsidR="00CE6FF7" w:rsidRPr="00CE6FF7" w:rsidRDefault="00CE6FF7" w:rsidP="00CE6FF7">
                  <w:pPr>
                    <w:spacing w:after="0" w:line="240" w:lineRule="auto"/>
                    <w:rPr>
                      <w:del w:id="433" w:author="Ruggero Rostirolla" w:date="2026-02-02T08:43:00Z" w16du:dateUtc="2026-02-02T07:43:00Z"/>
                      <w:rFonts w:ascii="Arial Unicode MS" w:eastAsia="Times New Roman" w:hAnsi="Arial Unicode MS" w:cs="Times New Roman"/>
                      <w:color w:val="000000"/>
                      <w:kern w:val="0"/>
                      <w:sz w:val="20"/>
                      <w:szCs w:val="20"/>
                      <w:lang w:eastAsia="it-IT"/>
                      <w14:ligatures w14:val="none"/>
                    </w:rPr>
                  </w:pPr>
                  <w:del w:id="434" w:author="Ruggero Rostirolla" w:date="2026-02-02T08:43:00Z" w16du:dateUtc="2026-02-02T07:43:00Z">
                    <w:r w:rsidRPr="00CE6FF7">
                      <w:rPr>
                        <w:rFonts w:ascii="Arial Unicode MS" w:eastAsia="Times New Roman" w:hAnsi="Arial Unicode MS" w:cs="Times New Roman"/>
                        <w:color w:val="000000"/>
                        <w:kern w:val="0"/>
                        <w:sz w:val="20"/>
                        <w:szCs w:val="20"/>
                        <w:lang w:eastAsia="it-IT"/>
                        <w14:ligatures w14:val="none"/>
                      </w:rPr>
                      <w:delText>DOCS_DA_CONVERTIRE</w:delText>
                    </w:r>
                  </w:del>
                </w:p>
              </w:tc>
            </w:tr>
            <w:tr w:rsidR="00CE6FF7" w:rsidRPr="00CE6FF7" w14:paraId="467B3AA6" w14:textId="77777777" w:rsidTr="00CE6FF7">
              <w:trPr>
                <w:trHeight w:val="288"/>
                <w:del w:id="435" w:author="Ruggero Rostirolla" w:date="2026-02-02T08:43:00Z" w16du:dateUtc="2026-02-02T07:43:00Z"/>
              </w:trPr>
              <w:tc>
                <w:tcPr>
                  <w:tcW w:w="27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BB28692" w14:textId="77777777" w:rsidR="00CE6FF7" w:rsidRPr="00CE6FF7" w:rsidRDefault="00CE6FF7" w:rsidP="00CE6FF7">
                  <w:pPr>
                    <w:spacing w:after="0" w:line="240" w:lineRule="auto"/>
                    <w:jc w:val="center"/>
                    <w:rPr>
                      <w:del w:id="436" w:author="Ruggero Rostirolla" w:date="2026-02-02T08:43:00Z" w16du:dateUtc="2026-02-02T07:43:00Z"/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it-IT"/>
                      <w14:ligatures w14:val="none"/>
                    </w:rPr>
                  </w:pPr>
                  <w:del w:id="437" w:author="Ruggero Rostirolla" w:date="2026-02-02T08:43:00Z" w16du:dateUtc="2026-02-02T07:43:00Z">
                    <w:r w:rsidRPr="00CE6FF7">
                      <w:rPr>
                        <w:rFonts w:ascii="Aptos Narrow" w:eastAsia="Times New Roman" w:hAnsi="Aptos Narrow" w:cs="Times New Roman"/>
                        <w:b/>
                        <w:bCs/>
                        <w:color w:val="000000"/>
                        <w:kern w:val="0"/>
                        <w:sz w:val="22"/>
                        <w:szCs w:val="22"/>
                        <w:lang w:eastAsia="it-IT"/>
                        <w14:ligatures w14:val="none"/>
                      </w:rPr>
                      <w:delText>Directory di Origine</w:delText>
                    </w:r>
                  </w:del>
                </w:p>
              </w:tc>
              <w:tc>
                <w:tcPr>
                  <w:tcW w:w="5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E17611" w14:textId="77777777" w:rsidR="00CE6FF7" w:rsidRPr="00CE6FF7" w:rsidRDefault="00CE6FF7" w:rsidP="00CE6FF7">
                  <w:pPr>
                    <w:spacing w:after="0" w:line="240" w:lineRule="auto"/>
                    <w:rPr>
                      <w:del w:id="438" w:author="Ruggero Rostirolla" w:date="2026-02-02T08:43:00Z" w16du:dateUtc="2026-02-02T07:43:00Z"/>
                      <w:rFonts w:ascii="Arial Unicode MS" w:eastAsia="Times New Roman" w:hAnsi="Arial Unicode MS" w:cs="Times New Roman"/>
                      <w:color w:val="000000"/>
                      <w:kern w:val="0"/>
                      <w:sz w:val="20"/>
                      <w:szCs w:val="20"/>
                      <w:lang w:eastAsia="it-IT"/>
                      <w14:ligatures w14:val="none"/>
                    </w:rPr>
                  </w:pPr>
                  <w:del w:id="439" w:author="Ruggero Rostirolla" w:date="2026-02-02T08:43:00Z" w16du:dateUtc="2026-02-02T07:43:00Z">
                    <w:r w:rsidRPr="00CE6FF7">
                      <w:rPr>
                        <w:rFonts w:ascii="Arial Unicode MS" w:eastAsia="Times New Roman" w:hAnsi="Arial Unicode MS" w:cs="Times New Roman"/>
                        <w:color w:val="000000"/>
                        <w:kern w:val="0"/>
                        <w:sz w:val="20"/>
                        <w:szCs w:val="20"/>
                        <w:lang w:eastAsia="it-IT"/>
                        <w14:ligatures w14:val="none"/>
                      </w:rPr>
                      <w:delText>DOCS_DA_CONVERTIRE</w:delText>
                    </w:r>
                  </w:del>
                </w:p>
              </w:tc>
            </w:tr>
            <w:tr w:rsidR="00CE6FF7" w:rsidRPr="00CE6FF7" w14:paraId="26C18656" w14:textId="77777777" w:rsidTr="00CE6FF7">
              <w:trPr>
                <w:trHeight w:val="288"/>
                <w:del w:id="440" w:author="Ruggero Rostirolla" w:date="2026-02-02T08:43:00Z" w16du:dateUtc="2026-02-02T07:43:00Z"/>
              </w:trPr>
              <w:tc>
                <w:tcPr>
                  <w:tcW w:w="27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00"/>
                  <w:noWrap/>
                  <w:vAlign w:val="bottom"/>
                  <w:hideMark/>
                </w:tcPr>
                <w:p w14:paraId="0085CF4B" w14:textId="77777777" w:rsidR="00CE6FF7" w:rsidRPr="00CE6FF7" w:rsidRDefault="00CE6FF7" w:rsidP="00CE6FF7">
                  <w:pPr>
                    <w:spacing w:after="0" w:line="240" w:lineRule="auto"/>
                    <w:rPr>
                      <w:del w:id="441" w:author="Ruggero Rostirolla" w:date="2026-02-02T08:43:00Z" w16du:dateUtc="2026-02-02T07:43:00Z"/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it-IT"/>
                      <w14:ligatures w14:val="none"/>
                    </w:rPr>
                  </w:pPr>
                  <w:del w:id="442" w:author="Ruggero Rostirolla" w:date="2026-02-02T08:43:00Z" w16du:dateUtc="2026-02-02T07:43:00Z">
                    <w:r w:rsidRPr="00CE6FF7">
                      <w:rPr>
                        <w:rFonts w:ascii="Aptos Narrow" w:eastAsia="Times New Roman" w:hAnsi="Aptos Narrow" w:cs="Times New Roman"/>
                        <w:color w:val="000000"/>
                        <w:kern w:val="0"/>
                        <w:sz w:val="22"/>
                        <w:szCs w:val="22"/>
                        <w:lang w:eastAsia="it-IT"/>
                        <w14:ligatures w14:val="none"/>
                      </w:rPr>
                      <w:delText> </w:delText>
                    </w:r>
                  </w:del>
                </w:p>
              </w:tc>
              <w:tc>
                <w:tcPr>
                  <w:tcW w:w="5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00"/>
                  <w:noWrap/>
                  <w:vAlign w:val="bottom"/>
                  <w:hideMark/>
                </w:tcPr>
                <w:p w14:paraId="286E33AF" w14:textId="77777777" w:rsidR="00CE6FF7" w:rsidRPr="00CE6FF7" w:rsidRDefault="00CE6FF7" w:rsidP="00CE6FF7">
                  <w:pPr>
                    <w:spacing w:after="0" w:line="240" w:lineRule="auto"/>
                    <w:rPr>
                      <w:del w:id="443" w:author="Ruggero Rostirolla" w:date="2026-02-02T08:43:00Z" w16du:dateUtc="2026-02-02T07:43:00Z"/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it-IT"/>
                      <w14:ligatures w14:val="none"/>
                    </w:rPr>
                  </w:pPr>
                  <w:del w:id="444" w:author="Ruggero Rostirolla" w:date="2026-02-02T08:43:00Z" w16du:dateUtc="2026-02-02T07:43:00Z">
                    <w:r w:rsidRPr="00CE6FF7">
                      <w:rPr>
                        <w:rFonts w:ascii="Aptos Narrow" w:eastAsia="Times New Roman" w:hAnsi="Aptos Narrow" w:cs="Times New Roman"/>
                        <w:color w:val="000000"/>
                        <w:kern w:val="0"/>
                        <w:sz w:val="22"/>
                        <w:szCs w:val="22"/>
                        <w:lang w:eastAsia="it-IT"/>
                        <w14:ligatures w14:val="none"/>
                      </w:rPr>
                      <w:delText> </w:delText>
                    </w:r>
                  </w:del>
                </w:p>
              </w:tc>
            </w:tr>
            <w:tr w:rsidR="00CE6FF7" w:rsidRPr="00CE6FF7" w14:paraId="65A61567" w14:textId="77777777" w:rsidTr="00CE6FF7">
              <w:trPr>
                <w:trHeight w:val="288"/>
                <w:del w:id="445" w:author="Ruggero Rostirolla" w:date="2026-02-02T08:43:00Z" w16du:dateUtc="2026-02-02T07:43:00Z"/>
              </w:trPr>
              <w:tc>
                <w:tcPr>
                  <w:tcW w:w="27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94B5457" w14:textId="77777777" w:rsidR="00CE6FF7" w:rsidRPr="00CE6FF7" w:rsidRDefault="00CE6FF7" w:rsidP="00CE6FF7">
                  <w:pPr>
                    <w:spacing w:after="0" w:line="240" w:lineRule="auto"/>
                    <w:jc w:val="center"/>
                    <w:rPr>
                      <w:del w:id="446" w:author="Ruggero Rostirolla" w:date="2026-02-02T08:43:00Z" w16du:dateUtc="2026-02-02T07:43:00Z"/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it-IT"/>
                      <w14:ligatures w14:val="none"/>
                    </w:rPr>
                  </w:pPr>
                  <w:del w:id="447" w:author="Ruggero Rostirolla" w:date="2026-02-02T08:43:00Z" w16du:dateUtc="2026-02-02T07:43:00Z">
                    <w:r w:rsidRPr="00CE6FF7">
                      <w:rPr>
                        <w:rFonts w:ascii="Aptos Narrow" w:eastAsia="Times New Roman" w:hAnsi="Aptos Narrow" w:cs="Times New Roman"/>
                        <w:b/>
                        <w:bCs/>
                        <w:color w:val="000000"/>
                        <w:kern w:val="0"/>
                        <w:sz w:val="22"/>
                        <w:szCs w:val="22"/>
                        <w:lang w:eastAsia="it-IT"/>
                        <w14:ligatures w14:val="none"/>
                      </w:rPr>
                      <w:delText>FASE</w:delText>
                    </w:r>
                  </w:del>
                </w:p>
              </w:tc>
              <w:tc>
                <w:tcPr>
                  <w:tcW w:w="5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9EF6D8E" w14:textId="77777777" w:rsidR="00CE6FF7" w:rsidRPr="00CE6FF7" w:rsidRDefault="00CE6FF7" w:rsidP="00CE6FF7">
                  <w:pPr>
                    <w:spacing w:after="0" w:line="240" w:lineRule="auto"/>
                    <w:rPr>
                      <w:del w:id="448" w:author="Ruggero Rostirolla" w:date="2026-02-02T08:43:00Z" w16du:dateUtc="2026-02-02T07:43:00Z"/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it-IT"/>
                      <w14:ligatures w14:val="none"/>
                    </w:rPr>
                  </w:pPr>
                  <w:del w:id="449" w:author="Ruggero Rostirolla" w:date="2026-02-02T08:43:00Z" w16du:dateUtc="2026-02-02T07:43:00Z">
                    <w:r w:rsidRPr="00CE6FF7">
                      <w:rPr>
                        <w:rFonts w:ascii="Aptos Narrow" w:eastAsia="Times New Roman" w:hAnsi="Aptos Narrow" w:cs="Times New Roman"/>
                        <w:b/>
                        <w:bCs/>
                        <w:color w:val="000000"/>
                        <w:kern w:val="0"/>
                        <w:sz w:val="22"/>
                        <w:szCs w:val="22"/>
                        <w:lang w:eastAsia="it-IT"/>
                        <w14:ligatures w14:val="none"/>
                      </w:rPr>
                      <w:delText>Conversione</w:delText>
                    </w:r>
                  </w:del>
                </w:p>
                <w:p w14:paraId="414A9795" w14:textId="77777777" w:rsidR="00CE6FF7" w:rsidRPr="00CE6FF7" w:rsidRDefault="00CE6FF7" w:rsidP="00CE6FF7">
                  <w:pPr>
                    <w:spacing w:after="0" w:line="240" w:lineRule="auto"/>
                    <w:jc w:val="center"/>
                    <w:rPr>
                      <w:del w:id="450" w:author="Ruggero Rostirolla" w:date="2026-02-02T08:43:00Z" w16du:dateUtc="2026-02-02T07:43:00Z"/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it-IT"/>
                      <w14:ligatures w14:val="none"/>
                    </w:rPr>
                  </w:pPr>
                </w:p>
              </w:tc>
            </w:tr>
            <w:tr w:rsidR="00CE6FF7" w:rsidRPr="00CE6FF7" w14:paraId="31512A1B" w14:textId="77777777" w:rsidTr="00CE6FF7">
              <w:trPr>
                <w:trHeight w:val="288"/>
                <w:del w:id="451" w:author="Ruggero Rostirolla" w:date="2026-02-02T08:43:00Z" w16du:dateUtc="2026-02-02T07:43:00Z"/>
              </w:trPr>
              <w:tc>
                <w:tcPr>
                  <w:tcW w:w="27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F900E4C" w14:textId="77777777" w:rsidR="00CE6FF7" w:rsidRPr="00CE6FF7" w:rsidRDefault="00CE6FF7" w:rsidP="00CE6FF7">
                  <w:pPr>
                    <w:spacing w:after="0" w:line="240" w:lineRule="auto"/>
                    <w:jc w:val="center"/>
                    <w:rPr>
                      <w:del w:id="452" w:author="Ruggero Rostirolla" w:date="2026-02-02T08:43:00Z" w16du:dateUtc="2026-02-02T07:43:00Z"/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it-IT"/>
                      <w14:ligatures w14:val="none"/>
                    </w:rPr>
                  </w:pPr>
                  <w:del w:id="453" w:author="Ruggero Rostirolla" w:date="2026-02-02T08:43:00Z" w16du:dateUtc="2026-02-02T07:43:00Z">
                    <w:r w:rsidRPr="00CE6FF7">
                      <w:rPr>
                        <w:rFonts w:ascii="Aptos Narrow" w:eastAsia="Times New Roman" w:hAnsi="Aptos Narrow" w:cs="Times New Roman"/>
                        <w:b/>
                        <w:bCs/>
                        <w:color w:val="000000"/>
                        <w:kern w:val="0"/>
                        <w:sz w:val="22"/>
                        <w:szCs w:val="22"/>
                        <w:lang w:eastAsia="it-IT"/>
                        <w14:ligatures w14:val="none"/>
                      </w:rPr>
                      <w:delText>Descrizione Operazione</w:delText>
                    </w:r>
                  </w:del>
                </w:p>
              </w:tc>
              <w:tc>
                <w:tcPr>
                  <w:tcW w:w="5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815971" w14:textId="77777777" w:rsidR="00CE6FF7" w:rsidRPr="00CE6FF7" w:rsidRDefault="00CE6FF7" w:rsidP="00CE6FF7">
                  <w:pPr>
                    <w:spacing w:after="0" w:line="240" w:lineRule="auto"/>
                    <w:rPr>
                      <w:del w:id="454" w:author="Ruggero Rostirolla" w:date="2026-02-02T08:43:00Z" w16du:dateUtc="2026-02-02T07:43:00Z"/>
                      <w:rFonts w:ascii="Arial Unicode MS" w:eastAsia="Times New Roman" w:hAnsi="Arial Unicode MS" w:cs="Times New Roman"/>
                      <w:color w:val="000000"/>
                      <w:kern w:val="0"/>
                      <w:sz w:val="20"/>
                      <w:szCs w:val="20"/>
                      <w:lang w:eastAsia="it-IT"/>
                      <w14:ligatures w14:val="none"/>
                    </w:rPr>
                  </w:pPr>
                  <w:del w:id="455" w:author="Ruggero Rostirolla" w:date="2026-02-02T08:43:00Z" w16du:dateUtc="2026-02-02T07:43:00Z">
                    <w:r w:rsidRPr="00CE6FF7">
                      <w:rPr>
                        <w:rFonts w:ascii="Arial Unicode MS" w:eastAsia="Times New Roman" w:hAnsi="Arial Unicode MS" w:cs="Times New Roman"/>
                        <w:color w:val="000000"/>
                        <w:kern w:val="0"/>
                        <w:sz w:val="20"/>
                        <w:szCs w:val="20"/>
                        <w:lang w:eastAsia="it-IT"/>
                        <w14:ligatures w14:val="none"/>
                      </w:rPr>
                      <w:delText>Esecuzione della pipeline automatica DOCX → HTML/JSON.</w:delText>
                    </w:r>
                  </w:del>
                </w:p>
              </w:tc>
            </w:tr>
            <w:tr w:rsidR="00CE6FF7" w:rsidRPr="00CE6FF7" w14:paraId="18A0021B" w14:textId="77777777" w:rsidTr="00CE6FF7">
              <w:trPr>
                <w:trHeight w:val="288"/>
                <w:del w:id="456" w:author="Ruggero Rostirolla" w:date="2026-02-02T08:43:00Z" w16du:dateUtc="2026-02-02T07:43:00Z"/>
              </w:trPr>
              <w:tc>
                <w:tcPr>
                  <w:tcW w:w="27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1C9106C" w14:textId="77777777" w:rsidR="00CE6FF7" w:rsidRPr="00CE6FF7" w:rsidRDefault="00CE6FF7" w:rsidP="00CE6FF7">
                  <w:pPr>
                    <w:spacing w:after="0" w:line="240" w:lineRule="auto"/>
                    <w:jc w:val="center"/>
                    <w:rPr>
                      <w:del w:id="457" w:author="Ruggero Rostirolla" w:date="2026-02-02T08:43:00Z" w16du:dateUtc="2026-02-02T07:43:00Z"/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it-IT"/>
                      <w14:ligatures w14:val="none"/>
                    </w:rPr>
                  </w:pPr>
                  <w:del w:id="458" w:author="Ruggero Rostirolla" w:date="2026-02-02T08:43:00Z" w16du:dateUtc="2026-02-02T07:43:00Z">
                    <w:r w:rsidRPr="00CE6FF7">
                      <w:rPr>
                        <w:rFonts w:ascii="Aptos Narrow" w:eastAsia="Times New Roman" w:hAnsi="Aptos Narrow" w:cs="Times New Roman"/>
                        <w:b/>
                        <w:bCs/>
                        <w:color w:val="000000"/>
                        <w:kern w:val="0"/>
                        <w:sz w:val="22"/>
                        <w:szCs w:val="22"/>
                        <w:lang w:eastAsia="it-IT"/>
                        <w14:ligatures w14:val="none"/>
                      </w:rPr>
                      <w:delText>Script/Comando Principale</w:delText>
                    </w:r>
                  </w:del>
                </w:p>
              </w:tc>
              <w:tc>
                <w:tcPr>
                  <w:tcW w:w="5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987C511" w14:textId="77777777" w:rsidR="00CE6FF7" w:rsidRPr="00CE6FF7" w:rsidRDefault="00CE6FF7" w:rsidP="00CE6FF7">
                  <w:pPr>
                    <w:spacing w:after="0" w:line="240" w:lineRule="auto"/>
                    <w:rPr>
                      <w:del w:id="459" w:author="Ruggero Rostirolla" w:date="2026-02-02T08:43:00Z" w16du:dateUtc="2026-02-02T07:43:00Z"/>
                      <w:rFonts w:ascii="Arial Unicode MS" w:eastAsia="Times New Roman" w:hAnsi="Arial Unicode MS" w:cs="Times New Roman"/>
                      <w:color w:val="000000"/>
                      <w:kern w:val="0"/>
                      <w:sz w:val="20"/>
                      <w:szCs w:val="20"/>
                      <w:lang w:eastAsia="it-IT"/>
                      <w14:ligatures w14:val="none"/>
                    </w:rPr>
                  </w:pPr>
                  <w:del w:id="460" w:author="Ruggero Rostirolla" w:date="2026-02-02T08:43:00Z" w16du:dateUtc="2026-02-02T07:43:00Z">
                    <w:r w:rsidRPr="00CE6FF7">
                      <w:rPr>
                        <w:rFonts w:ascii="Arial Unicode MS" w:eastAsia="Times New Roman" w:hAnsi="Arial Unicode MS" w:cs="Times New Roman"/>
                        <w:color w:val="000000"/>
                        <w:kern w:val="0"/>
                        <w:sz w:val="20"/>
                        <w:szCs w:val="20"/>
                        <w:lang w:eastAsia="it-IT"/>
                        <w14:ligatures w14:val="none"/>
                      </w:rPr>
                      <w:delText>Convert_All.</w:delText>
                    </w:r>
                    <w:r w:rsidR="00E905AD">
                      <w:rPr>
                        <w:rFonts w:ascii="Arial Unicode MS" w:eastAsia="Times New Roman" w:hAnsi="Arial Unicode MS" w:cs="Times New Roman"/>
                        <w:color w:val="000000"/>
                        <w:kern w:val="0"/>
                        <w:sz w:val="20"/>
                        <w:szCs w:val="20"/>
                        <w:lang w:eastAsia="it-IT"/>
                        <w14:ligatures w14:val="none"/>
                      </w:rPr>
                      <w:delText>bat</w:delText>
                    </w:r>
                  </w:del>
                </w:p>
              </w:tc>
            </w:tr>
            <w:tr w:rsidR="00CE6FF7" w:rsidRPr="00CE6FF7" w14:paraId="7AB28CAF" w14:textId="77777777" w:rsidTr="00CE6FF7">
              <w:trPr>
                <w:trHeight w:val="864"/>
                <w:del w:id="461" w:author="Ruggero Rostirolla" w:date="2026-02-02T08:43:00Z" w16du:dateUtc="2026-02-02T07:43:00Z"/>
              </w:trPr>
              <w:tc>
                <w:tcPr>
                  <w:tcW w:w="27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D7D92FC" w14:textId="77777777" w:rsidR="00CE6FF7" w:rsidRPr="00CE6FF7" w:rsidRDefault="00CE6FF7" w:rsidP="00CE6FF7">
                  <w:pPr>
                    <w:spacing w:after="0" w:line="240" w:lineRule="auto"/>
                    <w:jc w:val="center"/>
                    <w:rPr>
                      <w:del w:id="462" w:author="Ruggero Rostirolla" w:date="2026-02-02T08:43:00Z" w16du:dateUtc="2026-02-02T07:43:00Z"/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it-IT"/>
                      <w14:ligatures w14:val="none"/>
                    </w:rPr>
                  </w:pPr>
                  <w:del w:id="463" w:author="Ruggero Rostirolla" w:date="2026-02-02T08:43:00Z" w16du:dateUtc="2026-02-02T07:43:00Z">
                    <w:r w:rsidRPr="00CE6FF7">
                      <w:rPr>
                        <w:rFonts w:ascii="Aptos Narrow" w:eastAsia="Times New Roman" w:hAnsi="Aptos Narrow" w:cs="Times New Roman"/>
                        <w:b/>
                        <w:bCs/>
                        <w:color w:val="000000"/>
                        <w:kern w:val="0"/>
                        <w:sz w:val="22"/>
                        <w:szCs w:val="22"/>
                        <w:lang w:eastAsia="it-IT"/>
                        <w14:ligatures w14:val="none"/>
                      </w:rPr>
                      <w:delText>File Coinvolti</w:delText>
                    </w:r>
                  </w:del>
                </w:p>
              </w:tc>
              <w:tc>
                <w:tcPr>
                  <w:tcW w:w="58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657CAAD5" w14:textId="77777777" w:rsidR="00CE6FF7" w:rsidRPr="00CE6FF7" w:rsidRDefault="00CE6FF7" w:rsidP="00CE6FF7">
                  <w:pPr>
                    <w:spacing w:after="0" w:line="240" w:lineRule="auto"/>
                    <w:rPr>
                      <w:del w:id="464" w:author="Ruggero Rostirolla" w:date="2026-02-02T08:43:00Z" w16du:dateUtc="2026-02-02T07:43:00Z"/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it-IT"/>
                      <w14:ligatures w14:val="none"/>
                    </w:rPr>
                  </w:pPr>
                  <w:del w:id="465" w:author="Ruggero Rostirolla" w:date="2026-02-02T08:43:00Z" w16du:dateUtc="2026-02-02T07:43:00Z">
                    <w:r w:rsidRPr="00CE6FF7">
                      <w:rPr>
                        <w:rFonts w:ascii="Aptos Narrow" w:eastAsia="Times New Roman" w:hAnsi="Aptos Narrow" w:cs="Times New Roman"/>
                        <w:color w:val="000000"/>
                        <w:kern w:val="0"/>
                        <w:sz w:val="22"/>
                        <w:szCs w:val="22"/>
                        <w:lang w:eastAsia="it-IT"/>
                        <w14:ligatures w14:val="none"/>
                      </w:rPr>
                      <w:delText xml:space="preserve">Output in HTML_OUTPUT, </w:delText>
                    </w:r>
                    <w:r w:rsidRPr="00CE6FF7">
                      <w:rPr>
                        <w:rFonts w:ascii="Aptos Narrow" w:eastAsia="Times New Roman" w:hAnsi="Aptos Narrow" w:cs="Times New Roman"/>
                        <w:color w:val="000000"/>
                        <w:kern w:val="0"/>
                        <w:sz w:val="22"/>
                        <w:szCs w:val="22"/>
                        <w:lang w:eastAsia="it-IT"/>
                        <w14:ligatures w14:val="none"/>
                      </w:rPr>
                      <w:br/>
                      <w:delText xml:space="preserve">data, </w:delText>
                    </w:r>
                    <w:r w:rsidRPr="00CE6FF7">
                      <w:rPr>
                        <w:rFonts w:ascii="Aptos Narrow" w:eastAsia="Times New Roman" w:hAnsi="Aptos Narrow" w:cs="Times New Roman"/>
                        <w:color w:val="000000"/>
                        <w:kern w:val="0"/>
                        <w:sz w:val="22"/>
                        <w:szCs w:val="22"/>
                        <w:lang w:eastAsia="it-IT"/>
                        <w14:ligatures w14:val="none"/>
                      </w:rPr>
                      <w:br/>
                      <w:delText>Assets/images</w:delText>
                    </w:r>
                  </w:del>
                </w:p>
              </w:tc>
            </w:tr>
            <w:tr w:rsidR="00CE6FF7" w:rsidRPr="00CE6FF7" w14:paraId="393B5E5E" w14:textId="77777777" w:rsidTr="00CE6FF7">
              <w:trPr>
                <w:trHeight w:val="288"/>
                <w:del w:id="466" w:author="Ruggero Rostirolla" w:date="2026-02-02T08:43:00Z" w16du:dateUtc="2026-02-02T07:43:00Z"/>
              </w:trPr>
              <w:tc>
                <w:tcPr>
                  <w:tcW w:w="27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ECC1794" w14:textId="77777777" w:rsidR="00CE6FF7" w:rsidRPr="00CE6FF7" w:rsidRDefault="00CE6FF7" w:rsidP="00CE6FF7">
                  <w:pPr>
                    <w:spacing w:after="0" w:line="240" w:lineRule="auto"/>
                    <w:jc w:val="center"/>
                    <w:rPr>
                      <w:del w:id="467" w:author="Ruggero Rostirolla" w:date="2026-02-02T08:43:00Z" w16du:dateUtc="2026-02-02T07:43:00Z"/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it-IT"/>
                      <w14:ligatures w14:val="none"/>
                    </w:rPr>
                  </w:pPr>
                  <w:del w:id="468" w:author="Ruggero Rostirolla" w:date="2026-02-02T08:43:00Z" w16du:dateUtc="2026-02-02T07:43:00Z">
                    <w:r w:rsidRPr="00CE6FF7">
                      <w:rPr>
                        <w:rFonts w:ascii="Aptos Narrow" w:eastAsia="Times New Roman" w:hAnsi="Aptos Narrow" w:cs="Times New Roman"/>
                        <w:b/>
                        <w:bCs/>
                        <w:color w:val="000000"/>
                        <w:kern w:val="0"/>
                        <w:sz w:val="22"/>
                        <w:szCs w:val="22"/>
                        <w:lang w:eastAsia="it-IT"/>
                        <w14:ligatures w14:val="none"/>
                      </w:rPr>
                      <w:delText>Directory di Origine</w:delText>
                    </w:r>
                  </w:del>
                </w:p>
              </w:tc>
              <w:tc>
                <w:tcPr>
                  <w:tcW w:w="5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B141EF" w14:textId="77777777" w:rsidR="00CE6FF7" w:rsidRPr="00CE6FF7" w:rsidRDefault="00CE6FF7" w:rsidP="00CE6FF7">
                  <w:pPr>
                    <w:spacing w:after="0" w:line="240" w:lineRule="auto"/>
                    <w:rPr>
                      <w:del w:id="469" w:author="Ruggero Rostirolla" w:date="2026-02-02T08:43:00Z" w16du:dateUtc="2026-02-02T07:43:00Z"/>
                      <w:rFonts w:ascii="Arial Unicode MS" w:eastAsia="Times New Roman" w:hAnsi="Arial Unicode MS" w:cs="Times New Roman"/>
                      <w:color w:val="000000"/>
                      <w:kern w:val="0"/>
                      <w:sz w:val="20"/>
                      <w:szCs w:val="20"/>
                      <w:lang w:eastAsia="it-IT"/>
                      <w14:ligatures w14:val="none"/>
                    </w:rPr>
                  </w:pPr>
                  <w:del w:id="470" w:author="Ruggero Rostirolla" w:date="2026-02-02T08:43:00Z" w16du:dateUtc="2026-02-02T07:43:00Z">
                    <w:r w:rsidRPr="00CE6FF7">
                      <w:rPr>
                        <w:rFonts w:ascii="Arial Unicode MS" w:eastAsia="Times New Roman" w:hAnsi="Arial Unicode MS" w:cs="Times New Roman"/>
                        <w:color w:val="000000"/>
                        <w:kern w:val="0"/>
                        <w:sz w:val="20"/>
                        <w:szCs w:val="20"/>
                        <w:lang w:eastAsia="it-IT"/>
                        <w14:ligatures w14:val="none"/>
                      </w:rPr>
                      <w:delText>root</w:delText>
                    </w:r>
                  </w:del>
                </w:p>
              </w:tc>
            </w:tr>
            <w:tr w:rsidR="00CE6FF7" w:rsidRPr="00CE6FF7" w14:paraId="34C35F5C" w14:textId="77777777" w:rsidTr="00CE6FF7">
              <w:trPr>
                <w:trHeight w:val="288"/>
                <w:del w:id="471" w:author="Ruggero Rostirolla" w:date="2026-02-02T08:43:00Z" w16du:dateUtc="2026-02-02T07:43:00Z"/>
              </w:trPr>
              <w:tc>
                <w:tcPr>
                  <w:tcW w:w="27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5A00F3F" w14:textId="77777777" w:rsidR="00CE6FF7" w:rsidRPr="00CE6FF7" w:rsidRDefault="00CE6FF7" w:rsidP="00CE6FF7">
                  <w:pPr>
                    <w:spacing w:after="0" w:line="240" w:lineRule="auto"/>
                    <w:jc w:val="center"/>
                    <w:rPr>
                      <w:del w:id="472" w:author="Ruggero Rostirolla" w:date="2026-02-02T08:43:00Z" w16du:dateUtc="2026-02-02T07:43:00Z"/>
                      <w:rFonts w:ascii="Aptos Narrow" w:eastAsia="Times New Roman" w:hAnsi="Aptos Narrow" w:cs="Times New Roman"/>
                      <w:b/>
                      <w:bCs/>
                      <w:color w:val="000000"/>
                      <w:kern w:val="0"/>
                      <w:sz w:val="22"/>
                      <w:szCs w:val="22"/>
                      <w:lang w:eastAsia="it-IT"/>
                      <w14:ligatures w14:val="none"/>
                    </w:rPr>
                  </w:pPr>
                  <w:del w:id="473" w:author="Ruggero Rostirolla" w:date="2026-02-02T08:43:00Z" w16du:dateUtc="2026-02-02T07:43:00Z">
                    <w:r w:rsidRPr="00CE6FF7">
                      <w:rPr>
                        <w:rFonts w:ascii="Aptos Narrow" w:eastAsia="Times New Roman" w:hAnsi="Aptos Narrow" w:cs="Times New Roman"/>
                        <w:b/>
                        <w:bCs/>
                        <w:color w:val="000000"/>
                        <w:kern w:val="0"/>
                        <w:sz w:val="22"/>
                        <w:szCs w:val="22"/>
                        <w:lang w:eastAsia="it-IT"/>
                        <w14:ligatures w14:val="none"/>
                      </w:rPr>
                      <w:delText>Directory di Origine</w:delText>
                    </w:r>
                  </w:del>
                </w:p>
              </w:tc>
              <w:tc>
                <w:tcPr>
                  <w:tcW w:w="5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75A838" w14:textId="77777777" w:rsidR="00CE6FF7" w:rsidRPr="00CE6FF7" w:rsidRDefault="00CE6FF7" w:rsidP="00CE6FF7">
                  <w:pPr>
                    <w:spacing w:after="0" w:line="240" w:lineRule="auto"/>
                    <w:rPr>
                      <w:del w:id="474" w:author="Ruggero Rostirolla" w:date="2026-02-02T08:43:00Z" w16du:dateUtc="2026-02-02T07:43:00Z"/>
                      <w:rFonts w:ascii="Arial Unicode MS" w:eastAsia="Times New Roman" w:hAnsi="Arial Unicode MS" w:cs="Times New Roman"/>
                      <w:color w:val="000000"/>
                      <w:kern w:val="0"/>
                      <w:sz w:val="20"/>
                      <w:szCs w:val="20"/>
                      <w:lang w:eastAsia="it-IT"/>
                      <w14:ligatures w14:val="none"/>
                    </w:rPr>
                  </w:pPr>
                  <w:del w:id="475" w:author="Ruggero Rostirolla" w:date="2026-02-02T08:43:00Z" w16du:dateUtc="2026-02-02T07:43:00Z">
                    <w:r w:rsidRPr="00CE6FF7">
                      <w:rPr>
                        <w:rFonts w:ascii="Arial Unicode MS" w:eastAsia="Times New Roman" w:hAnsi="Arial Unicode MS" w:cs="Times New Roman"/>
                        <w:color w:val="000000"/>
                        <w:kern w:val="0"/>
                        <w:sz w:val="20"/>
                        <w:szCs w:val="20"/>
                        <w:lang w:eastAsia="it-IT"/>
                        <w14:ligatures w14:val="none"/>
                      </w:rPr>
                      <w:delText>vario</w:delText>
                    </w:r>
                  </w:del>
                </w:p>
              </w:tc>
            </w:tr>
            <w:tr w:rsidR="00CE6FF7" w:rsidRPr="00CE6FF7" w14:paraId="4DB896A6" w14:textId="77777777" w:rsidTr="00CE6FF7">
              <w:trPr>
                <w:trHeight w:val="288"/>
                <w:del w:id="476" w:author="Ruggero Rostirolla" w:date="2026-02-02T08:43:00Z" w16du:dateUtc="2026-02-02T07:43:00Z"/>
              </w:trPr>
              <w:tc>
                <w:tcPr>
                  <w:tcW w:w="27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00"/>
                  <w:noWrap/>
                  <w:vAlign w:val="bottom"/>
                  <w:hideMark/>
                </w:tcPr>
                <w:p w14:paraId="462E1F4B" w14:textId="77777777" w:rsidR="00CE6FF7" w:rsidRPr="00CE6FF7" w:rsidRDefault="00CE6FF7" w:rsidP="00CE6FF7">
                  <w:pPr>
                    <w:spacing w:after="0" w:line="240" w:lineRule="auto"/>
                    <w:rPr>
                      <w:del w:id="477" w:author="Ruggero Rostirolla" w:date="2026-02-02T08:43:00Z" w16du:dateUtc="2026-02-02T07:43:00Z"/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it-IT"/>
                      <w14:ligatures w14:val="none"/>
                    </w:rPr>
                  </w:pPr>
                  <w:del w:id="478" w:author="Ruggero Rostirolla" w:date="2026-02-02T08:43:00Z" w16du:dateUtc="2026-02-02T07:43:00Z">
                    <w:r w:rsidRPr="00CE6FF7">
                      <w:rPr>
                        <w:rFonts w:ascii="Aptos Narrow" w:eastAsia="Times New Roman" w:hAnsi="Aptos Narrow" w:cs="Times New Roman"/>
                        <w:color w:val="000000"/>
                        <w:kern w:val="0"/>
                        <w:sz w:val="22"/>
                        <w:szCs w:val="22"/>
                        <w:lang w:eastAsia="it-IT"/>
                        <w14:ligatures w14:val="none"/>
                      </w:rPr>
                      <w:lastRenderedPageBreak/>
                      <w:delText> </w:delText>
                    </w:r>
                  </w:del>
                </w:p>
              </w:tc>
              <w:tc>
                <w:tcPr>
                  <w:tcW w:w="58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00"/>
                  <w:noWrap/>
                  <w:vAlign w:val="bottom"/>
                  <w:hideMark/>
                </w:tcPr>
                <w:p w14:paraId="72735609" w14:textId="77777777" w:rsidR="00CE6FF7" w:rsidRPr="00CE6FF7" w:rsidRDefault="00CE6FF7" w:rsidP="00CE6FF7">
                  <w:pPr>
                    <w:spacing w:after="0" w:line="240" w:lineRule="auto"/>
                    <w:rPr>
                      <w:del w:id="479" w:author="Ruggero Rostirolla" w:date="2026-02-02T08:43:00Z" w16du:dateUtc="2026-02-02T07:43:00Z"/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it-IT"/>
                      <w14:ligatures w14:val="none"/>
                    </w:rPr>
                  </w:pPr>
                  <w:del w:id="480" w:author="Ruggero Rostirolla" w:date="2026-02-02T08:43:00Z" w16du:dateUtc="2026-02-02T07:43:00Z">
                    <w:r w:rsidRPr="00CE6FF7">
                      <w:rPr>
                        <w:rFonts w:ascii="Aptos Narrow" w:eastAsia="Times New Roman" w:hAnsi="Aptos Narrow" w:cs="Times New Roman"/>
                        <w:color w:val="000000"/>
                        <w:kern w:val="0"/>
                        <w:sz w:val="22"/>
                        <w:szCs w:val="22"/>
                        <w:lang w:eastAsia="it-IT"/>
                        <w14:ligatures w14:val="none"/>
                      </w:rPr>
                      <w:delText> </w:delText>
                    </w:r>
                  </w:del>
                </w:p>
              </w:tc>
            </w:tr>
          </w:tbl>
          <w:p w14:paraId="2754A9E3" w14:textId="77777777" w:rsidR="002A44ED" w:rsidRPr="002A44ED" w:rsidRDefault="002A44ED" w:rsidP="002A44ED">
            <w:pPr>
              <w:rPr>
                <w:ins w:id="481" w:author="Ruggero Rostirolla" w:date="2026-02-02T08:43:00Z" w16du:dateUtc="2026-02-02T07:43:00Z"/>
                <w:b/>
                <w:bCs/>
              </w:rPr>
            </w:pPr>
            <w:ins w:id="482" w:author="Ruggero Rostirolla" w:date="2026-02-02T08:43:00Z" w16du:dateUtc="2026-02-02T07:43:00Z">
              <w:r w:rsidRPr="002A44ED">
                <w:rPr>
                  <w:b/>
                  <w:bCs/>
                </w:rPr>
                <w:t>Guida Tecnica: Procedura convert_page.bat</w:t>
              </w:r>
            </w:ins>
          </w:p>
          <w:p w14:paraId="760629E6" w14:textId="77777777" w:rsidR="002A44ED" w:rsidRPr="002A44ED" w:rsidRDefault="002A44ED" w:rsidP="002A44ED">
            <w:pPr>
              <w:rPr>
                <w:ins w:id="483" w:author="Ruggero Rostirolla" w:date="2026-02-02T08:43:00Z" w16du:dateUtc="2026-02-02T07:43:00Z"/>
              </w:rPr>
            </w:pPr>
            <w:ins w:id="484" w:author="Ruggero Rostirolla" w:date="2026-02-02T08:43:00Z" w16du:dateUtc="2026-02-02T07:43:00Z">
              <w:r w:rsidRPr="002A44ED">
                <w:t>La procedura convert_page.bat è l'interfaccia di automazione principale per l'aggiornamento dei contenuti del progetto "Quadrilatero". Permette di trasformare un documento sorgente Microsoft Word (.docx) in frammenti HTML pronti per il web e di aggiornare contemporaneamente il database delle traduzioni.</w:t>
              </w:r>
            </w:ins>
          </w:p>
          <w:p w14:paraId="658264D9" w14:textId="77777777" w:rsidR="002A44ED" w:rsidRPr="002A44ED" w:rsidRDefault="002A44ED" w:rsidP="002A44ED">
            <w:pPr>
              <w:rPr>
                <w:ins w:id="485" w:author="Ruggero Rostirolla" w:date="2026-02-02T08:43:00Z" w16du:dateUtc="2026-02-02T07:43:00Z"/>
                <w:b/>
                <w:bCs/>
              </w:rPr>
            </w:pPr>
            <w:ins w:id="486" w:author="Ruggero Rostirolla" w:date="2026-02-02T08:43:00Z" w16du:dateUtc="2026-02-02T07:43:00Z">
              <w:r w:rsidRPr="002A44ED">
                <w:rPr>
                  <w:b/>
                  <w:bCs/>
                </w:rPr>
                <w:t>1. Sintassi del Comando</w:t>
              </w:r>
            </w:ins>
          </w:p>
          <w:p w14:paraId="5663C241" w14:textId="77777777" w:rsidR="002A44ED" w:rsidRPr="002A44ED" w:rsidRDefault="002A44ED" w:rsidP="002A44ED">
            <w:pPr>
              <w:rPr>
                <w:ins w:id="487" w:author="Ruggero Rostirolla" w:date="2026-02-02T08:43:00Z" w16du:dateUtc="2026-02-02T07:43:00Z"/>
              </w:rPr>
            </w:pPr>
            <w:ins w:id="488" w:author="Ruggero Rostirolla" w:date="2026-02-02T08:43:00Z" w16du:dateUtc="2026-02-02T07:43:00Z">
              <w:r w:rsidRPr="002A44ED">
                <w:t>La procedura deve essere richiamata da riga di comando o tramite altri script batch con la seguente sintassi:</w:t>
              </w:r>
            </w:ins>
          </w:p>
          <w:p w14:paraId="4C202742" w14:textId="77777777" w:rsidR="002A44ED" w:rsidRPr="002A44ED" w:rsidRDefault="002A44ED" w:rsidP="002A44ED">
            <w:pPr>
              <w:rPr>
                <w:ins w:id="489" w:author="Ruggero Rostirolla" w:date="2026-02-02T08:43:00Z" w16du:dateUtc="2026-02-02T07:43:00Z"/>
              </w:rPr>
            </w:pPr>
            <w:ins w:id="490" w:author="Ruggero Rostirolla" w:date="2026-02-02T08:43:00Z" w16du:dateUtc="2026-02-02T07:43:00Z">
              <w:r w:rsidRPr="002A44ED">
                <w:t>convert_page.bat [LINGUA] [NOME_PAGINA]</w:t>
              </w:r>
            </w:ins>
          </w:p>
          <w:p w14:paraId="088EDB2F" w14:textId="77777777" w:rsidR="002A44ED" w:rsidRPr="002A44ED" w:rsidRDefault="002A44ED" w:rsidP="002A44ED">
            <w:pPr>
              <w:rPr>
                <w:ins w:id="491" w:author="Ruggero Rostirolla" w:date="2026-02-02T08:43:00Z" w16du:dateUtc="2026-02-02T07:43:00Z"/>
                <w:b/>
                <w:bCs/>
              </w:rPr>
            </w:pPr>
            <w:ins w:id="492" w:author="Ruggero Rostirolla" w:date="2026-02-02T08:43:00Z" w16du:dateUtc="2026-02-02T07:43:00Z">
              <w:r w:rsidRPr="002A44ED">
                <w:rPr>
                  <w:b/>
                  <w:bCs/>
                </w:rPr>
                <w:t>Parametri:</w:t>
              </w:r>
            </w:ins>
          </w:p>
          <w:p w14:paraId="6B7B4322" w14:textId="77777777" w:rsidR="002A44ED" w:rsidRPr="002A44ED" w:rsidRDefault="002A44ED" w:rsidP="002A44ED">
            <w:pPr>
              <w:numPr>
                <w:ilvl w:val="0"/>
                <w:numId w:val="32"/>
              </w:numPr>
              <w:rPr>
                <w:ins w:id="493" w:author="Ruggero Rostirolla" w:date="2026-02-02T08:43:00Z" w16du:dateUtc="2026-02-02T07:43:00Z"/>
              </w:rPr>
            </w:pPr>
            <w:ins w:id="494" w:author="Ruggero Rostirolla" w:date="2026-02-02T08:43:00Z" w16du:dateUtc="2026-02-02T07:43:00Z">
              <w:r w:rsidRPr="002A44ED">
                <w:rPr>
                  <w:b/>
                  <w:bCs/>
                </w:rPr>
                <w:t>[LINGUA]</w:t>
              </w:r>
              <w:r w:rsidRPr="002A44ED">
                <w:t xml:space="preserve">: Specifica la lingua di destinazione. I valori accettati sono le sigle internazionali: </w:t>
              </w:r>
              <w:proofErr w:type="spellStart"/>
              <w:r w:rsidRPr="002A44ED">
                <w:t>it</w:t>
              </w:r>
              <w:proofErr w:type="spellEnd"/>
              <w:r w:rsidRPr="002A44ED">
                <w:t>, en, es, fr.</w:t>
              </w:r>
            </w:ins>
          </w:p>
          <w:p w14:paraId="72CB5DDE" w14:textId="77777777" w:rsidR="002A44ED" w:rsidRPr="002A44ED" w:rsidRDefault="002A44ED" w:rsidP="002A44ED">
            <w:pPr>
              <w:numPr>
                <w:ilvl w:val="0"/>
                <w:numId w:val="32"/>
              </w:numPr>
              <w:rPr>
                <w:ins w:id="495" w:author="Ruggero Rostirolla" w:date="2026-02-02T08:43:00Z" w16du:dateUtc="2026-02-02T07:43:00Z"/>
              </w:rPr>
            </w:pPr>
            <w:ins w:id="496" w:author="Ruggero Rostirolla" w:date="2026-02-02T08:43:00Z" w16du:dateUtc="2026-02-02T07:43:00Z">
              <w:r w:rsidRPr="002A44ED">
                <w:rPr>
                  <w:b/>
                  <w:bCs/>
                </w:rPr>
                <w:t>[NOME_PAGINA]</w:t>
              </w:r>
              <w:r w:rsidRPr="002A44ED">
                <w:t xml:space="preserve">: Rappresenta l'ID univoco del Punto di Interesse (es. manifattura, </w:t>
              </w:r>
              <w:proofErr w:type="spellStart"/>
              <w:r w:rsidRPr="002A44ED">
                <w:t>pittoricarracci</w:t>
              </w:r>
              <w:proofErr w:type="spellEnd"/>
              <w:r w:rsidRPr="002A44ED">
                <w:t xml:space="preserve">, lastre). Questo ID deve corrispondere alle chiavi presenti in </w:t>
              </w:r>
              <w:proofErr w:type="spellStart"/>
              <w:r w:rsidRPr="002A44ED">
                <w:t>pois_</w:t>
              </w:r>
              <w:proofErr w:type="gramStart"/>
              <w:r w:rsidRPr="002A44ED">
                <w:t>config.json</w:t>
              </w:r>
              <w:proofErr w:type="spellEnd"/>
              <w:proofErr w:type="gramEnd"/>
              <w:r w:rsidRPr="002A44ED">
                <w:t>.</w:t>
              </w:r>
            </w:ins>
          </w:p>
          <w:p w14:paraId="7EDD0ADA" w14:textId="77777777" w:rsidR="002A44ED" w:rsidRPr="002A44ED" w:rsidRDefault="002A44ED" w:rsidP="002A44ED">
            <w:pPr>
              <w:rPr>
                <w:ins w:id="497" w:author="Ruggero Rostirolla" w:date="2026-02-02T08:43:00Z" w16du:dateUtc="2026-02-02T07:43:00Z"/>
                <w:b/>
                <w:bCs/>
              </w:rPr>
            </w:pPr>
            <w:ins w:id="498" w:author="Ruggero Rostirolla" w:date="2026-02-02T08:43:00Z" w16du:dateUtc="2026-02-02T07:43:00Z">
              <w:r w:rsidRPr="002A44ED">
                <w:rPr>
                  <w:b/>
                  <w:bCs/>
                </w:rPr>
                <w:t>2. Flusso Operativo della Procedura</w:t>
              </w:r>
            </w:ins>
          </w:p>
          <w:p w14:paraId="00F63B1F" w14:textId="77777777" w:rsidR="002A44ED" w:rsidRPr="002A44ED" w:rsidRDefault="002A44ED" w:rsidP="002A44ED">
            <w:pPr>
              <w:rPr>
                <w:ins w:id="499" w:author="Ruggero Rostirolla" w:date="2026-02-02T08:43:00Z" w16du:dateUtc="2026-02-02T07:43:00Z"/>
              </w:rPr>
            </w:pPr>
            <w:ins w:id="500" w:author="Ruggero Rostirolla" w:date="2026-02-02T08:43:00Z" w16du:dateUtc="2026-02-02T07:43:00Z">
              <w:r w:rsidRPr="002A44ED">
                <w:t>Quando viene eseguito, lo script esegue i seguenti passaggi in sequenza:</w:t>
              </w:r>
            </w:ins>
          </w:p>
          <w:p w14:paraId="0146B35C" w14:textId="77777777" w:rsidR="002A44ED" w:rsidRPr="002A44ED" w:rsidRDefault="002A44ED" w:rsidP="002A44ED">
            <w:pPr>
              <w:rPr>
                <w:ins w:id="501" w:author="Ruggero Rostirolla" w:date="2026-02-02T08:43:00Z" w16du:dateUtc="2026-02-02T07:43:00Z"/>
                <w:b/>
                <w:bCs/>
              </w:rPr>
            </w:pPr>
            <w:ins w:id="502" w:author="Ruggero Rostirolla" w:date="2026-02-02T08:43:00Z" w16du:dateUtc="2026-02-02T07:43:00Z">
              <w:r w:rsidRPr="002A44ED">
                <w:rPr>
                  <w:b/>
                  <w:bCs/>
                </w:rPr>
                <w:t>A. Definizione dell'Ambiente</w:t>
              </w:r>
            </w:ins>
          </w:p>
          <w:p w14:paraId="105B9283" w14:textId="77777777" w:rsidR="002A44ED" w:rsidRPr="002A44ED" w:rsidRDefault="002A44ED" w:rsidP="002A44ED">
            <w:pPr>
              <w:rPr>
                <w:ins w:id="503" w:author="Ruggero Rostirolla" w:date="2026-02-02T08:43:00Z" w16du:dateUtc="2026-02-02T07:43:00Z"/>
              </w:rPr>
            </w:pPr>
            <w:ins w:id="504" w:author="Ruggero Rostirolla" w:date="2026-02-02T08:43:00Z" w16du:dateUtc="2026-02-02T07:43:00Z">
              <w:r w:rsidRPr="002A44ED">
                <w:t>Lo script imposta le variabili di percorso per puntare correttamente alle cartelle:</w:t>
              </w:r>
            </w:ins>
          </w:p>
          <w:p w14:paraId="24107282" w14:textId="77777777" w:rsidR="002A44ED" w:rsidRPr="002A44ED" w:rsidRDefault="002A44ED" w:rsidP="002A44ED">
            <w:pPr>
              <w:numPr>
                <w:ilvl w:val="0"/>
                <w:numId w:val="33"/>
              </w:numPr>
              <w:rPr>
                <w:ins w:id="505" w:author="Ruggero Rostirolla" w:date="2026-02-02T08:43:00Z" w16du:dateUtc="2026-02-02T07:43:00Z"/>
              </w:rPr>
            </w:pPr>
            <w:ins w:id="506" w:author="Ruggero Rostirolla" w:date="2026-02-02T08:43:00Z" w16du:dateUtc="2026-02-02T07:43:00Z">
              <w:r w:rsidRPr="002A44ED">
                <w:t>DOCS_SOURCE: Cartella contenente i file Word originali.</w:t>
              </w:r>
            </w:ins>
          </w:p>
          <w:p w14:paraId="2605B849" w14:textId="77777777" w:rsidR="002A44ED" w:rsidRPr="002A44ED" w:rsidRDefault="002A44ED" w:rsidP="002A44ED">
            <w:pPr>
              <w:numPr>
                <w:ilvl w:val="0"/>
                <w:numId w:val="33"/>
              </w:numPr>
              <w:rPr>
                <w:ins w:id="507" w:author="Ruggero Rostirolla" w:date="2026-02-02T08:43:00Z" w16du:dateUtc="2026-02-02T07:43:00Z"/>
              </w:rPr>
            </w:pPr>
            <w:ins w:id="508" w:author="Ruggero Rostirolla" w:date="2026-02-02T08:43:00Z" w16du:dateUtc="2026-02-02T07:43:00Z">
              <w:r w:rsidRPr="002A44ED">
                <w:t xml:space="preserve">HTML_OUTPUT: Cartella </w:t>
              </w:r>
              <w:proofErr w:type="spellStart"/>
              <w:r w:rsidRPr="002A44ED">
                <w:t>text_files</w:t>
              </w:r>
              <w:proofErr w:type="spellEnd"/>
              <w:r w:rsidRPr="002A44ED">
                <w:t xml:space="preserve"> dove verranno salvati i frammenti.</w:t>
              </w:r>
            </w:ins>
          </w:p>
          <w:p w14:paraId="447B9C8D" w14:textId="77777777" w:rsidR="002A44ED" w:rsidRPr="002A44ED" w:rsidRDefault="002A44ED" w:rsidP="002A44ED">
            <w:pPr>
              <w:numPr>
                <w:ilvl w:val="0"/>
                <w:numId w:val="33"/>
              </w:numPr>
              <w:rPr>
                <w:ins w:id="509" w:author="Ruggero Rostirolla" w:date="2026-02-02T08:43:00Z" w16du:dateUtc="2026-02-02T07:43:00Z"/>
              </w:rPr>
            </w:pPr>
            <w:ins w:id="510" w:author="Ruggero Rostirolla" w:date="2026-02-02T08:43:00Z" w16du:dateUtc="2026-02-02T07:43:00Z">
              <w:r w:rsidRPr="002A44ED">
                <w:t>JSON_PATH: Percorso verso data/</w:t>
              </w:r>
              <w:proofErr w:type="spellStart"/>
              <w:r w:rsidRPr="002A44ED">
                <w:t>translations</w:t>
              </w:r>
              <w:proofErr w:type="spellEnd"/>
              <w:r w:rsidRPr="002A44ED">
                <w:t>/[LINGUA]/</w:t>
              </w:r>
              <w:proofErr w:type="spellStart"/>
              <w:proofErr w:type="gramStart"/>
              <w:r w:rsidRPr="002A44ED">
                <w:t>texts.json</w:t>
              </w:r>
              <w:proofErr w:type="spellEnd"/>
              <w:proofErr w:type="gramEnd"/>
              <w:r w:rsidRPr="002A44ED">
                <w:t>.</w:t>
              </w:r>
            </w:ins>
          </w:p>
          <w:p w14:paraId="5531AF1E" w14:textId="77777777" w:rsidR="002A44ED" w:rsidRPr="002A44ED" w:rsidRDefault="002A44ED" w:rsidP="002A44ED">
            <w:pPr>
              <w:rPr>
                <w:ins w:id="511" w:author="Ruggero Rostirolla" w:date="2026-02-02T08:43:00Z" w16du:dateUtc="2026-02-02T07:43:00Z"/>
                <w:b/>
                <w:bCs/>
              </w:rPr>
            </w:pPr>
            <w:ins w:id="512" w:author="Ruggero Rostirolla" w:date="2026-02-02T08:43:00Z" w16du:dateUtc="2026-02-02T07:43:00Z">
              <w:r w:rsidRPr="002A44ED">
                <w:rPr>
                  <w:b/>
                  <w:bCs/>
                </w:rPr>
                <w:t xml:space="preserve">B. Conversione DOCX -&gt; HTML (via </w:t>
              </w:r>
              <w:proofErr w:type="spellStart"/>
              <w:r w:rsidRPr="002A44ED">
                <w:rPr>
                  <w:b/>
                  <w:bCs/>
                </w:rPr>
                <w:t>LibreOffice</w:t>
              </w:r>
              <w:proofErr w:type="spellEnd"/>
              <w:r w:rsidRPr="002A44ED">
                <w:rPr>
                  <w:b/>
                  <w:bCs/>
                </w:rPr>
                <w:t>/Python)</w:t>
              </w:r>
            </w:ins>
          </w:p>
          <w:p w14:paraId="6E17E49E" w14:textId="77777777" w:rsidR="002A44ED" w:rsidRPr="002A44ED" w:rsidRDefault="002A44ED" w:rsidP="002A44ED">
            <w:pPr>
              <w:rPr>
                <w:ins w:id="513" w:author="Ruggero Rostirolla" w:date="2026-02-02T08:43:00Z" w16du:dateUtc="2026-02-02T07:43:00Z"/>
              </w:rPr>
            </w:pPr>
            <w:ins w:id="514" w:author="Ruggero Rostirolla" w:date="2026-02-02T08:43:00Z" w16du:dateUtc="2026-02-02T07:43:00Z">
              <w:r w:rsidRPr="002A44ED">
                <w:t>Lo script cerca nella cartella sorgente il file denominato [NOME_PAGINA].docx. Utilizza un'istanza "</w:t>
              </w:r>
              <w:proofErr w:type="spellStart"/>
              <w:r w:rsidRPr="002A44ED">
                <w:t>headless</w:t>
              </w:r>
              <w:proofErr w:type="spellEnd"/>
              <w:r w:rsidRPr="002A44ED">
                <w:t xml:space="preserve">" di </w:t>
              </w:r>
              <w:proofErr w:type="spellStart"/>
              <w:r w:rsidRPr="002A44ED">
                <w:t>LibreOffice</w:t>
              </w:r>
              <w:proofErr w:type="spellEnd"/>
              <w:r w:rsidRPr="002A44ED">
                <w:t xml:space="preserve"> o uno script Python specializzato per generare un file HTML grezzo.</w:t>
              </w:r>
            </w:ins>
          </w:p>
          <w:p w14:paraId="25AA6F9F" w14:textId="77777777" w:rsidR="002A44ED" w:rsidRPr="002A44ED" w:rsidRDefault="002A44ED" w:rsidP="002A44ED">
            <w:pPr>
              <w:rPr>
                <w:ins w:id="515" w:author="Ruggero Rostirolla" w:date="2026-02-02T08:43:00Z" w16du:dateUtc="2026-02-02T07:43:00Z"/>
                <w:b/>
                <w:bCs/>
              </w:rPr>
            </w:pPr>
            <w:ins w:id="516" w:author="Ruggero Rostirolla" w:date="2026-02-02T08:43:00Z" w16du:dateUtc="2026-02-02T07:43:00Z">
              <w:r w:rsidRPr="002A44ED">
                <w:rPr>
                  <w:b/>
                  <w:bCs/>
                </w:rPr>
                <w:t>C. Elaborazione e Splitting (split_and_update_content.py)</w:t>
              </w:r>
            </w:ins>
          </w:p>
          <w:p w14:paraId="1688E1BC" w14:textId="77777777" w:rsidR="002A44ED" w:rsidRPr="002A44ED" w:rsidRDefault="002A44ED" w:rsidP="002A44ED">
            <w:pPr>
              <w:rPr>
                <w:ins w:id="517" w:author="Ruggero Rostirolla" w:date="2026-02-02T08:43:00Z" w16du:dateUtc="2026-02-02T07:43:00Z"/>
              </w:rPr>
            </w:pPr>
            <w:ins w:id="518" w:author="Ruggero Rostirolla" w:date="2026-02-02T08:43:00Z" w16du:dateUtc="2026-02-02T07:43:00Z">
              <w:r w:rsidRPr="002A44ED">
                <w:t>Questa è la fase più critica. Il file HTML grezzo viene passato allo script Python che:</w:t>
              </w:r>
            </w:ins>
          </w:p>
          <w:p w14:paraId="1C489AE7" w14:textId="77777777" w:rsidR="002A44ED" w:rsidRPr="002A44ED" w:rsidRDefault="002A44ED" w:rsidP="002A44ED">
            <w:pPr>
              <w:numPr>
                <w:ilvl w:val="0"/>
                <w:numId w:val="34"/>
              </w:numPr>
              <w:rPr>
                <w:ins w:id="519" w:author="Ruggero Rostirolla" w:date="2026-02-02T08:43:00Z" w16du:dateUtc="2026-02-02T07:43:00Z"/>
              </w:rPr>
            </w:pPr>
            <w:ins w:id="520" w:author="Ruggero Rostirolla" w:date="2026-02-02T08:43:00Z" w16du:dateUtc="2026-02-02T07:43:00Z">
              <w:r w:rsidRPr="002A44ED">
                <w:rPr>
                  <w:b/>
                  <w:bCs/>
                </w:rPr>
                <w:t>Pulisce il codice</w:t>
              </w:r>
              <w:r w:rsidRPr="002A44ED">
                <w:t>: Rimuove stili in eccesso e corregge la nidificazione dei tag &lt;div&gt; (evitando il problema della "matrioska").</w:t>
              </w:r>
            </w:ins>
          </w:p>
          <w:p w14:paraId="286B4CD6" w14:textId="77777777" w:rsidR="002A44ED" w:rsidRPr="002A44ED" w:rsidRDefault="002A44ED" w:rsidP="002A44ED">
            <w:pPr>
              <w:numPr>
                <w:ilvl w:val="0"/>
                <w:numId w:val="34"/>
              </w:numPr>
              <w:rPr>
                <w:ins w:id="521" w:author="Ruggero Rostirolla" w:date="2026-02-02T08:43:00Z" w16du:dateUtc="2026-02-02T07:43:00Z"/>
              </w:rPr>
            </w:pPr>
            <w:ins w:id="522" w:author="Ruggero Rostirolla" w:date="2026-02-02T08:43:00Z" w16du:dateUtc="2026-02-02T07:43:00Z">
              <w:r w:rsidRPr="002A44ED">
                <w:rPr>
                  <w:b/>
                  <w:bCs/>
                </w:rPr>
                <w:lastRenderedPageBreak/>
                <w:t>Suddivide le sezioni</w:t>
              </w:r>
              <w:r w:rsidRPr="002A44ED">
                <w:t>: Identifica i marcatori nel testo per separare mainText1, mainText2, ecc.</w:t>
              </w:r>
            </w:ins>
          </w:p>
          <w:p w14:paraId="376F7B12" w14:textId="77777777" w:rsidR="002A44ED" w:rsidRPr="002A44ED" w:rsidRDefault="002A44ED" w:rsidP="002A44ED">
            <w:pPr>
              <w:numPr>
                <w:ilvl w:val="0"/>
                <w:numId w:val="34"/>
              </w:numPr>
              <w:rPr>
                <w:ins w:id="523" w:author="Ruggero Rostirolla" w:date="2026-02-02T08:43:00Z" w16du:dateUtc="2026-02-02T07:43:00Z"/>
              </w:rPr>
            </w:pPr>
            <w:ins w:id="524" w:author="Ruggero Rostirolla" w:date="2026-02-02T08:43:00Z" w16du:dateUtc="2026-02-02T07:43:00Z">
              <w:r w:rsidRPr="002A44ED">
                <w:rPr>
                  <w:b/>
                  <w:bCs/>
                </w:rPr>
                <w:t>Salva i Frammenti</w:t>
              </w:r>
              <w:r w:rsidRPr="002A44ED">
                <w:t xml:space="preserve">: Genera file fisici nella cartella </w:t>
              </w:r>
              <w:proofErr w:type="spellStart"/>
              <w:r w:rsidRPr="002A44ED">
                <w:t>text_files</w:t>
              </w:r>
              <w:proofErr w:type="spellEnd"/>
              <w:r w:rsidRPr="002A44ED">
                <w:t xml:space="preserve"> (es. it_manifattura_maintext1.html).</w:t>
              </w:r>
            </w:ins>
          </w:p>
          <w:p w14:paraId="4AD12666" w14:textId="77777777" w:rsidR="002A44ED" w:rsidRPr="002A44ED" w:rsidRDefault="002A44ED" w:rsidP="002A44ED">
            <w:pPr>
              <w:rPr>
                <w:ins w:id="525" w:author="Ruggero Rostirolla" w:date="2026-02-02T08:43:00Z" w16du:dateUtc="2026-02-02T07:43:00Z"/>
                <w:b/>
                <w:bCs/>
              </w:rPr>
            </w:pPr>
            <w:ins w:id="526" w:author="Ruggero Rostirolla" w:date="2026-02-02T08:43:00Z" w16du:dateUtc="2026-02-02T07:43:00Z">
              <w:r w:rsidRPr="002A44ED">
                <w:rPr>
                  <w:b/>
                  <w:bCs/>
                </w:rPr>
                <w:t>D. Aggiornamento Database JSON</w:t>
              </w:r>
            </w:ins>
          </w:p>
          <w:p w14:paraId="54BAEE1F" w14:textId="77777777" w:rsidR="002A44ED" w:rsidRPr="002A44ED" w:rsidRDefault="002A44ED" w:rsidP="002A44ED">
            <w:pPr>
              <w:rPr>
                <w:ins w:id="527" w:author="Ruggero Rostirolla" w:date="2026-02-02T08:43:00Z" w16du:dateUtc="2026-02-02T07:43:00Z"/>
              </w:rPr>
            </w:pPr>
            <w:ins w:id="528" w:author="Ruggero Rostirolla" w:date="2026-02-02T08:43:00Z" w16du:dateUtc="2026-02-02T07:43:00Z">
              <w:r w:rsidRPr="002A44ED">
                <w:t xml:space="preserve">Lo script aggiorna il file </w:t>
              </w:r>
              <w:proofErr w:type="spellStart"/>
              <w:proofErr w:type="gramStart"/>
              <w:r w:rsidRPr="002A44ED">
                <w:t>texts.json</w:t>
              </w:r>
              <w:proofErr w:type="spellEnd"/>
              <w:proofErr w:type="gramEnd"/>
              <w:r w:rsidRPr="002A44ED">
                <w:t xml:space="preserve"> della lingua specificata, inserendo i riferimenti ai nuovi file HTML creati e aggiornando i metadati (titolo, fonti) se modificati.</w:t>
              </w:r>
            </w:ins>
          </w:p>
          <w:p w14:paraId="224DF7A7" w14:textId="77777777" w:rsidR="002A44ED" w:rsidRPr="002A44ED" w:rsidRDefault="002A44ED" w:rsidP="002A44ED">
            <w:pPr>
              <w:rPr>
                <w:ins w:id="529" w:author="Ruggero Rostirolla" w:date="2026-02-02T08:43:00Z" w16du:dateUtc="2026-02-02T07:43:00Z"/>
                <w:b/>
                <w:bCs/>
              </w:rPr>
            </w:pPr>
            <w:ins w:id="530" w:author="Ruggero Rostirolla" w:date="2026-02-02T08:43:00Z" w16du:dateUtc="2026-02-02T07:43:00Z">
              <w:r w:rsidRPr="002A44ED">
                <w:rPr>
                  <w:b/>
                  <w:bCs/>
                </w:rPr>
                <w:t>3. Esempi di Utilizzo</w:t>
              </w:r>
            </w:ins>
          </w:p>
          <w:p w14:paraId="242273B9" w14:textId="77777777" w:rsidR="002A44ED" w:rsidRPr="002A44ED" w:rsidRDefault="002A44ED" w:rsidP="002A44ED">
            <w:pPr>
              <w:rPr>
                <w:ins w:id="531" w:author="Ruggero Rostirolla" w:date="2026-02-02T08:43:00Z" w16du:dateUtc="2026-02-02T07:43:00Z"/>
                <w:b/>
                <w:bCs/>
              </w:rPr>
            </w:pPr>
            <w:ins w:id="532" w:author="Ruggero Rostirolla" w:date="2026-02-02T08:43:00Z" w16du:dateUtc="2026-02-02T07:43:00Z">
              <w:r w:rsidRPr="002A44ED">
                <w:rPr>
                  <w:b/>
                  <w:bCs/>
                </w:rPr>
                <w:t>Esempio 1: Aggiornamento pagina Italiana "Lastre"</w:t>
              </w:r>
            </w:ins>
          </w:p>
          <w:p w14:paraId="58BE4092" w14:textId="77777777" w:rsidR="002A44ED" w:rsidRPr="002A44ED" w:rsidRDefault="002A44ED" w:rsidP="002A44ED">
            <w:pPr>
              <w:rPr>
                <w:ins w:id="533" w:author="Ruggero Rostirolla" w:date="2026-02-02T08:43:00Z" w16du:dateUtc="2026-02-02T07:43:00Z"/>
              </w:rPr>
            </w:pPr>
            <w:ins w:id="534" w:author="Ruggero Rostirolla" w:date="2026-02-02T08:43:00Z" w16du:dateUtc="2026-02-02T07:43:00Z">
              <w:r w:rsidRPr="002A44ED">
                <w:t xml:space="preserve">convert_page.bat </w:t>
              </w:r>
              <w:proofErr w:type="spellStart"/>
              <w:r w:rsidRPr="002A44ED">
                <w:t>it</w:t>
              </w:r>
              <w:proofErr w:type="spellEnd"/>
              <w:r w:rsidRPr="002A44ED">
                <w:t xml:space="preserve"> lastre</w:t>
              </w:r>
            </w:ins>
          </w:p>
          <w:p w14:paraId="15BFFC01" w14:textId="77777777" w:rsidR="002A44ED" w:rsidRPr="002A44ED" w:rsidRDefault="002A44ED" w:rsidP="002A44ED">
            <w:pPr>
              <w:rPr>
                <w:ins w:id="535" w:author="Ruggero Rostirolla" w:date="2026-02-02T08:43:00Z" w16du:dateUtc="2026-02-02T07:43:00Z"/>
              </w:rPr>
            </w:pPr>
            <w:ins w:id="536" w:author="Ruggero Rostirolla" w:date="2026-02-02T08:43:00Z" w16du:dateUtc="2026-02-02T07:43:00Z">
              <w:r w:rsidRPr="002A44ED">
                <w:rPr>
                  <w:i/>
                  <w:iCs/>
                </w:rPr>
                <w:t>Risultato</w:t>
              </w:r>
              <w:r w:rsidRPr="002A44ED">
                <w:t>: Converte lastre.docx, genera i file it_lastre_maintextX.html e aggiorna data/</w:t>
              </w:r>
              <w:proofErr w:type="spellStart"/>
              <w:r w:rsidRPr="002A44ED">
                <w:t>translations</w:t>
              </w:r>
              <w:proofErr w:type="spellEnd"/>
              <w:r w:rsidRPr="002A44ED">
                <w:t>/</w:t>
              </w:r>
              <w:proofErr w:type="spellStart"/>
              <w:r w:rsidRPr="002A44ED">
                <w:t>it</w:t>
              </w:r>
              <w:proofErr w:type="spellEnd"/>
              <w:r w:rsidRPr="002A44ED">
                <w:t>/</w:t>
              </w:r>
              <w:proofErr w:type="spellStart"/>
              <w:r w:rsidRPr="002A44ED">
                <w:t>texts.json</w:t>
              </w:r>
              <w:proofErr w:type="spellEnd"/>
              <w:r w:rsidRPr="002A44ED">
                <w:t>.</w:t>
              </w:r>
            </w:ins>
          </w:p>
          <w:p w14:paraId="01337979" w14:textId="77777777" w:rsidR="002A44ED" w:rsidRPr="002A44ED" w:rsidRDefault="002A44ED" w:rsidP="002A44ED">
            <w:pPr>
              <w:rPr>
                <w:ins w:id="537" w:author="Ruggero Rostirolla" w:date="2026-02-02T08:43:00Z" w16du:dateUtc="2026-02-02T07:43:00Z"/>
                <w:b/>
                <w:bCs/>
              </w:rPr>
            </w:pPr>
            <w:ins w:id="538" w:author="Ruggero Rostirolla" w:date="2026-02-02T08:43:00Z" w16du:dateUtc="2026-02-02T07:43:00Z">
              <w:r w:rsidRPr="002A44ED">
                <w:rPr>
                  <w:b/>
                  <w:bCs/>
                </w:rPr>
                <w:t>Esempio 2: Aggiornamento traduzione Inglese "Carracci"</w:t>
              </w:r>
            </w:ins>
          </w:p>
          <w:p w14:paraId="2EC7D8E5" w14:textId="77777777" w:rsidR="002A44ED" w:rsidRPr="002A44ED" w:rsidRDefault="002A44ED" w:rsidP="002A44ED">
            <w:pPr>
              <w:rPr>
                <w:ins w:id="539" w:author="Ruggero Rostirolla" w:date="2026-02-02T08:43:00Z" w16du:dateUtc="2026-02-02T07:43:00Z"/>
              </w:rPr>
            </w:pPr>
            <w:ins w:id="540" w:author="Ruggero Rostirolla" w:date="2026-02-02T08:43:00Z" w16du:dateUtc="2026-02-02T07:43:00Z">
              <w:r w:rsidRPr="002A44ED">
                <w:t xml:space="preserve">convert_page.bat en </w:t>
              </w:r>
              <w:proofErr w:type="spellStart"/>
              <w:r w:rsidRPr="002A44ED">
                <w:t>carracci</w:t>
              </w:r>
              <w:proofErr w:type="spellEnd"/>
            </w:ins>
          </w:p>
          <w:p w14:paraId="43D89D0A" w14:textId="77777777" w:rsidR="002A44ED" w:rsidRPr="002A44ED" w:rsidRDefault="002A44ED" w:rsidP="002A44ED">
            <w:pPr>
              <w:rPr>
                <w:ins w:id="541" w:author="Ruggero Rostirolla" w:date="2026-02-02T08:43:00Z" w16du:dateUtc="2026-02-02T07:43:00Z"/>
                <w:b/>
                <w:bCs/>
              </w:rPr>
            </w:pPr>
            <w:ins w:id="542" w:author="Ruggero Rostirolla" w:date="2026-02-02T08:43:00Z" w16du:dateUtc="2026-02-02T07:43:00Z">
              <w:r w:rsidRPr="002A44ED">
                <w:rPr>
                  <w:b/>
                  <w:bCs/>
                </w:rPr>
                <w:t>4. Note Importanti per l'Operatore</w:t>
              </w:r>
            </w:ins>
          </w:p>
          <w:p w14:paraId="680D516C" w14:textId="77777777" w:rsidR="002A44ED" w:rsidRPr="002A44ED" w:rsidRDefault="002A44ED" w:rsidP="002A44ED">
            <w:pPr>
              <w:numPr>
                <w:ilvl w:val="0"/>
                <w:numId w:val="35"/>
              </w:numPr>
              <w:rPr>
                <w:ins w:id="543" w:author="Ruggero Rostirolla" w:date="2026-02-02T08:43:00Z" w16du:dateUtc="2026-02-02T07:43:00Z"/>
              </w:rPr>
            </w:pPr>
            <w:ins w:id="544" w:author="Ruggero Rostirolla" w:date="2026-02-02T08:43:00Z" w16du:dateUtc="2026-02-02T07:43:00Z">
              <w:r w:rsidRPr="002A44ED">
                <w:rPr>
                  <w:b/>
                  <w:bCs/>
                </w:rPr>
                <w:t>File Word</w:t>
              </w:r>
              <w:r w:rsidRPr="002A44ED">
                <w:t>: Assicurarsi che il file .docx sia chiuso prima di avviare la conversione per evitare errori di permessi.</w:t>
              </w:r>
            </w:ins>
          </w:p>
          <w:p w14:paraId="61F99B03" w14:textId="77777777" w:rsidR="002A44ED" w:rsidRPr="002A44ED" w:rsidRDefault="002A44ED" w:rsidP="002A44ED">
            <w:pPr>
              <w:numPr>
                <w:ilvl w:val="0"/>
                <w:numId w:val="35"/>
              </w:numPr>
              <w:rPr>
                <w:ins w:id="545" w:author="Ruggero Rostirolla" w:date="2026-02-02T08:43:00Z" w16du:dateUtc="2026-02-02T07:43:00Z"/>
              </w:rPr>
            </w:pPr>
            <w:ins w:id="546" w:author="Ruggero Rostirolla" w:date="2026-02-02T08:43:00Z" w16du:dateUtc="2026-02-02T07:43:00Z">
              <w:r w:rsidRPr="002A44ED">
                <w:rPr>
                  <w:b/>
                  <w:bCs/>
                </w:rPr>
                <w:t>Nomenclatura</w:t>
              </w:r>
              <w:r w:rsidRPr="002A44ED">
                <w:t>: Il NOME_PAGINA deve essere rigorosamente in minuscolo e senza spazi per garantire la compatibilità con i sistemi Linux/Web.</w:t>
              </w:r>
            </w:ins>
          </w:p>
          <w:p w14:paraId="3FBCA8D1" w14:textId="77777777" w:rsidR="002A44ED" w:rsidRPr="002A44ED" w:rsidRDefault="002A44ED" w:rsidP="002A44ED">
            <w:pPr>
              <w:numPr>
                <w:ilvl w:val="0"/>
                <w:numId w:val="35"/>
              </w:numPr>
              <w:rPr>
                <w:ins w:id="547" w:author="Ruggero Rostirolla" w:date="2026-02-02T08:43:00Z" w16du:dateUtc="2026-02-02T07:43:00Z"/>
              </w:rPr>
            </w:pPr>
            <w:ins w:id="548" w:author="Ruggero Rostirolla" w:date="2026-02-02T08:43:00Z" w16du:dateUtc="2026-02-02T07:43:00Z">
              <w:r w:rsidRPr="002A44ED">
                <w:rPr>
                  <w:b/>
                  <w:bCs/>
                </w:rPr>
                <w:t>Backup</w:t>
              </w:r>
              <w:r w:rsidRPr="002A44ED">
                <w:t>: La procedura esegue automaticamente una chiamata a salvag.bat per creare una copia di sicurezza dei file JSON prima di ogni modifica.</w:t>
              </w:r>
            </w:ins>
          </w:p>
          <w:p w14:paraId="2575A6EF" w14:textId="04A08584" w:rsidR="00C40EE2" w:rsidRPr="00C40EE2" w:rsidRDefault="00C40EE2" w:rsidP="002A44ED">
            <w:pPr>
              <w:rPr>
                <w:rPrChange w:id="549" w:author="Ruggero Rostirolla" w:date="2026-02-02T08:43:00Z" w16du:dateUtc="2026-02-02T07:43:00Z">
                  <w:rPr>
                    <w:b/>
                  </w:rPr>
                </w:rPrChange>
              </w:rPr>
            </w:pPr>
          </w:p>
        </w:tc>
        <w:tc>
          <w:tcPr>
            <w:tcW w:w="0" w:type="auto"/>
            <w:vAlign w:val="center"/>
          </w:tcPr>
          <w:p w14:paraId="2D91F7FE" w14:textId="278A6DBC" w:rsidR="00C40EE2" w:rsidRPr="00C40EE2" w:rsidRDefault="00C40EE2" w:rsidP="00C40EE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3E38498" w14:textId="73CA00B7" w:rsidR="00C40EE2" w:rsidRPr="00C40EE2" w:rsidRDefault="00C40EE2" w:rsidP="00C40EE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A629355" w14:textId="3B7E3528" w:rsidR="00C40EE2" w:rsidRPr="00C40EE2" w:rsidRDefault="00C40EE2" w:rsidP="00C40EE2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2BB1519" w14:textId="35774426" w:rsidR="00C40EE2" w:rsidRPr="00C40EE2" w:rsidRDefault="00C40EE2" w:rsidP="00C40EE2">
            <w:pPr>
              <w:rPr>
                <w:b/>
                <w:bCs/>
              </w:rPr>
            </w:pPr>
          </w:p>
        </w:tc>
      </w:tr>
      <w:tr w:rsidR="00C40EE2" w:rsidRPr="00C40EE2" w14:paraId="29EA85F0" w14:textId="77777777" w:rsidTr="008F70F6">
        <w:trPr>
          <w:tblCellSpacing w:w="15" w:type="dxa"/>
        </w:trPr>
        <w:tc>
          <w:tcPr>
            <w:tcW w:w="0" w:type="auto"/>
            <w:vAlign w:val="center"/>
          </w:tcPr>
          <w:p w14:paraId="620FA83A" w14:textId="31C804A7" w:rsidR="00C40EE2" w:rsidRPr="00C40EE2" w:rsidRDefault="00C40EE2" w:rsidP="00C40EE2"/>
        </w:tc>
        <w:tc>
          <w:tcPr>
            <w:tcW w:w="8590" w:type="dxa"/>
            <w:vAlign w:val="center"/>
          </w:tcPr>
          <w:p w14:paraId="394186CF" w14:textId="77777777" w:rsidR="00DD1F40" w:rsidRPr="00DD1F40" w:rsidRDefault="00DD1F40" w:rsidP="00DD1F40">
            <w:pPr>
              <w:rPr>
                <w:ins w:id="550" w:author="Ruggero Rostirolla" w:date="2026-02-02T08:43:00Z" w16du:dateUtc="2026-02-02T07:43:00Z"/>
                <w:b/>
                <w:bCs/>
              </w:rPr>
            </w:pPr>
            <w:ins w:id="551" w:author="Ruggero Rostirolla" w:date="2026-02-02T08:43:00Z" w16du:dateUtc="2026-02-02T07:43:00Z">
              <w:r w:rsidRPr="00DD1F40">
                <w:rPr>
                  <w:b/>
                  <w:bCs/>
                </w:rPr>
                <w:t>Punti chiave da ricordare nella tua documentazione:</w:t>
              </w:r>
            </w:ins>
          </w:p>
          <w:p w14:paraId="21DD8399" w14:textId="77777777" w:rsidR="00DD1F40" w:rsidRPr="00DD1F40" w:rsidRDefault="00DD1F40" w:rsidP="00DD1F40">
            <w:pPr>
              <w:numPr>
                <w:ilvl w:val="0"/>
                <w:numId w:val="36"/>
              </w:numPr>
              <w:rPr>
                <w:ins w:id="552" w:author="Ruggero Rostirolla" w:date="2026-02-02T08:43:00Z" w16du:dateUtc="2026-02-02T07:43:00Z"/>
              </w:rPr>
            </w:pPr>
            <w:ins w:id="553" w:author="Ruggero Rostirolla" w:date="2026-02-02T08:43:00Z" w16du:dateUtc="2026-02-02T07:43:00Z">
              <w:r w:rsidRPr="00DD1F40">
                <w:rPr>
                  <w:b/>
                  <w:bCs/>
                </w:rPr>
                <w:t>Automazione</w:t>
              </w:r>
              <w:r w:rsidRPr="00DD1F40">
                <w:t xml:space="preserve">: Sottolinea che l'operatore non deve mai modificare manualmente i file .html nella cartella </w:t>
              </w:r>
              <w:proofErr w:type="spellStart"/>
              <w:r w:rsidRPr="00DD1F40">
                <w:t>text_files</w:t>
              </w:r>
              <w:proofErr w:type="spellEnd"/>
              <w:r w:rsidRPr="00DD1F40">
                <w:t>, poiché verrebbero sovrascritti alla conversione successiva.</w:t>
              </w:r>
            </w:ins>
          </w:p>
          <w:p w14:paraId="4A0E5A99" w14:textId="77777777" w:rsidR="00DD1F40" w:rsidRPr="00DD1F40" w:rsidRDefault="00DD1F40" w:rsidP="00DD1F40">
            <w:pPr>
              <w:numPr>
                <w:ilvl w:val="0"/>
                <w:numId w:val="36"/>
              </w:numPr>
              <w:rPr>
                <w:ins w:id="554" w:author="Ruggero Rostirolla" w:date="2026-02-02T08:43:00Z" w16du:dateUtc="2026-02-02T07:43:00Z"/>
              </w:rPr>
            </w:pPr>
            <w:ins w:id="555" w:author="Ruggero Rostirolla" w:date="2026-02-02T08:43:00Z" w16du:dateUtc="2026-02-02T07:43:00Z">
              <w:r w:rsidRPr="00DD1F40">
                <w:rPr>
                  <w:b/>
                  <w:bCs/>
                </w:rPr>
                <w:t>Integrazione</w:t>
              </w:r>
              <w:r w:rsidRPr="00DD1F40">
                <w:t>: Spiega che questa procedura è il "ponte" che unisce il lavoro editoriale (Word) con la struttura tecnica (JSON/JS).</w:t>
              </w:r>
            </w:ins>
          </w:p>
          <w:p w14:paraId="23B68D81" w14:textId="77777777" w:rsidR="00DD1F40" w:rsidRPr="00DD1F40" w:rsidRDefault="00DD1F40" w:rsidP="00DD1F40">
            <w:pPr>
              <w:numPr>
                <w:ilvl w:val="0"/>
                <w:numId w:val="36"/>
              </w:numPr>
              <w:rPr>
                <w:ins w:id="556" w:author="Ruggero Rostirolla" w:date="2026-02-02T08:43:00Z" w16du:dateUtc="2026-02-02T07:43:00Z"/>
              </w:rPr>
            </w:pPr>
            <w:ins w:id="557" w:author="Ruggero Rostirolla" w:date="2026-02-02T08:43:00Z" w16du:dateUtc="2026-02-02T07:43:00Z">
              <w:r w:rsidRPr="00DD1F40">
                <w:rPr>
                  <w:b/>
                  <w:bCs/>
                </w:rPr>
                <w:t>Parametri</w:t>
              </w:r>
              <w:r w:rsidRPr="00DD1F40">
                <w:t>: È vitale che la lingua e l'ID siano corretti, altrimenti il sito non troverà i file (es. cercherà index-en.html ma il file si chiamerà index-it.html).</w:t>
              </w:r>
            </w:ins>
          </w:p>
          <w:p w14:paraId="0DB5AF76" w14:textId="44454DD7" w:rsidR="00C40EE2" w:rsidRPr="00C40EE2" w:rsidRDefault="00C40EE2" w:rsidP="00DD1F40"/>
        </w:tc>
        <w:tc>
          <w:tcPr>
            <w:tcW w:w="0" w:type="auto"/>
            <w:vAlign w:val="center"/>
          </w:tcPr>
          <w:p w14:paraId="0E18F50C" w14:textId="6F199A67" w:rsidR="00C40EE2" w:rsidRPr="00C40EE2" w:rsidRDefault="00C40EE2" w:rsidP="00C40EE2"/>
        </w:tc>
        <w:tc>
          <w:tcPr>
            <w:tcW w:w="0" w:type="auto"/>
            <w:vAlign w:val="center"/>
          </w:tcPr>
          <w:p w14:paraId="6E7D8328" w14:textId="6A7D9713" w:rsidR="00C40EE2" w:rsidRPr="00C40EE2" w:rsidRDefault="00C40EE2" w:rsidP="00C40EE2"/>
        </w:tc>
        <w:tc>
          <w:tcPr>
            <w:tcW w:w="0" w:type="auto"/>
            <w:vAlign w:val="center"/>
          </w:tcPr>
          <w:p w14:paraId="601D7F67" w14:textId="4F8989F0" w:rsidR="00C40EE2" w:rsidRPr="00C40EE2" w:rsidRDefault="00C40EE2" w:rsidP="00C40EE2"/>
        </w:tc>
        <w:tc>
          <w:tcPr>
            <w:tcW w:w="0" w:type="auto"/>
            <w:vAlign w:val="center"/>
          </w:tcPr>
          <w:p w14:paraId="66AD8595" w14:textId="2579DFC0" w:rsidR="00C40EE2" w:rsidRPr="00C40EE2" w:rsidRDefault="00C40EE2" w:rsidP="00C40EE2"/>
        </w:tc>
      </w:tr>
    </w:tbl>
    <w:p w14:paraId="225A5D5D" w14:textId="77777777" w:rsidR="008F70F6" w:rsidRDefault="008F70F6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0"/>
        <w:gridCol w:w="66"/>
        <w:gridCol w:w="66"/>
        <w:gridCol w:w="66"/>
        <w:gridCol w:w="81"/>
      </w:tblGrid>
      <w:tr w:rsidR="00C40EE2" w:rsidRPr="00C40EE2" w14:paraId="08223AF3" w14:textId="77777777" w:rsidTr="00CE6FF7">
        <w:trPr>
          <w:tblCellSpacing w:w="15" w:type="dxa"/>
        </w:trPr>
        <w:tc>
          <w:tcPr>
            <w:tcW w:w="0" w:type="auto"/>
            <w:vAlign w:val="center"/>
          </w:tcPr>
          <w:p w14:paraId="252115BE" w14:textId="2153AE81" w:rsidR="00C40EE2" w:rsidRPr="00C40EE2" w:rsidRDefault="00C40EE2" w:rsidP="00C40EE2"/>
        </w:tc>
        <w:tc>
          <w:tcPr>
            <w:tcW w:w="50" w:type="dxa"/>
            <w:vAlign w:val="center"/>
          </w:tcPr>
          <w:p w14:paraId="014BCD6E" w14:textId="7C85DAE6" w:rsidR="00C40EE2" w:rsidRPr="00C40EE2" w:rsidRDefault="00C40EE2" w:rsidP="00C40EE2"/>
        </w:tc>
        <w:tc>
          <w:tcPr>
            <w:tcW w:w="0" w:type="auto"/>
            <w:vAlign w:val="center"/>
          </w:tcPr>
          <w:p w14:paraId="5414994D" w14:textId="1B85F146" w:rsidR="00C40EE2" w:rsidRPr="00C40EE2" w:rsidRDefault="00C40EE2" w:rsidP="00C40EE2"/>
        </w:tc>
        <w:tc>
          <w:tcPr>
            <w:tcW w:w="0" w:type="auto"/>
            <w:vAlign w:val="center"/>
          </w:tcPr>
          <w:p w14:paraId="3549FC7C" w14:textId="600E314B" w:rsidR="00C40EE2" w:rsidRPr="00C40EE2" w:rsidRDefault="00C40EE2" w:rsidP="00C40EE2"/>
        </w:tc>
        <w:tc>
          <w:tcPr>
            <w:tcW w:w="0" w:type="auto"/>
            <w:vAlign w:val="center"/>
          </w:tcPr>
          <w:p w14:paraId="7267FA5C" w14:textId="516D1011" w:rsidR="00C40EE2" w:rsidRPr="00C40EE2" w:rsidRDefault="00C40EE2" w:rsidP="00C40EE2"/>
        </w:tc>
        <w:tc>
          <w:tcPr>
            <w:tcW w:w="0" w:type="auto"/>
            <w:vAlign w:val="center"/>
          </w:tcPr>
          <w:p w14:paraId="19FC890B" w14:textId="61674273" w:rsidR="00C40EE2" w:rsidRPr="00C40EE2" w:rsidRDefault="00C40EE2" w:rsidP="00C40EE2"/>
        </w:tc>
      </w:tr>
    </w:tbl>
    <w:p w14:paraId="243C287D" w14:textId="77777777" w:rsidR="00C40EE2" w:rsidRPr="00C40EE2" w:rsidRDefault="00C40EE2" w:rsidP="00C40EE2">
      <w:pPr>
        <w:rPr>
          <w:b/>
          <w:bCs/>
        </w:rPr>
      </w:pPr>
      <w:r w:rsidRPr="00C40EE2">
        <w:rPr>
          <w:b/>
          <w:bCs/>
        </w:rPr>
        <w:t>A. Preparazione del File DOCX</w:t>
      </w:r>
    </w:p>
    <w:p w14:paraId="32E9FD55" w14:textId="77777777" w:rsidR="00C40EE2" w:rsidRPr="00D47D7E" w:rsidRDefault="00C40EE2" w:rsidP="00C40EE2">
      <w:pPr>
        <w:numPr>
          <w:ilvl w:val="0"/>
          <w:numId w:val="14"/>
        </w:numPr>
      </w:pPr>
      <w:r w:rsidRPr="00D47D7E">
        <w:rPr>
          <w:rPrChange w:id="558" w:author="Ruggero Rostirolla" w:date="2026-02-02T08:43:00Z" w16du:dateUtc="2026-02-02T07:43:00Z">
            <w:rPr>
              <w:b/>
            </w:rPr>
          </w:rPrChange>
        </w:rPr>
        <w:t>Rinominare e Copiare il Documento:</w:t>
      </w:r>
    </w:p>
    <w:p w14:paraId="55A86903" w14:textId="7EF29E88" w:rsidR="00C40EE2" w:rsidRPr="00C40EE2" w:rsidRDefault="00C40EE2" w:rsidP="00C40EE2">
      <w:pPr>
        <w:numPr>
          <w:ilvl w:val="1"/>
          <w:numId w:val="14"/>
        </w:numPr>
      </w:pPr>
      <w:r w:rsidRPr="00C40EE2">
        <w:t>Copiare il documento di tipo DOCX ricevuto nella directory DOCS_DA_CONVERTIRE con il nome [paginaxy]</w:t>
      </w:r>
      <w:r w:rsidR="00A07666">
        <w:t>_it</w:t>
      </w:r>
      <w:r w:rsidRPr="00C40EE2">
        <w:t>.docx.</w:t>
      </w:r>
    </w:p>
    <w:p w14:paraId="38D18EB4" w14:textId="73344743" w:rsidR="00C40EE2" w:rsidRDefault="00C40EE2" w:rsidP="00C40EE2">
      <w:pPr>
        <w:numPr>
          <w:ilvl w:val="1"/>
          <w:numId w:val="14"/>
        </w:numPr>
      </w:pPr>
      <w:r w:rsidRPr="00C40EE2">
        <w:rPr>
          <w:i/>
          <w:iCs/>
        </w:rPr>
        <w:t>Esempio:</w:t>
      </w:r>
      <w:r w:rsidRPr="00C40EE2">
        <w:t xml:space="preserve"> C:\Users\User\Documents\GitHub\QuartierePorto\DOCS_DA_CONVERTIRE\it_pittoricarracci</w:t>
      </w:r>
      <w:r w:rsidR="00110F6A">
        <w:t>_it</w:t>
      </w:r>
      <w:r w:rsidRPr="00C40EE2">
        <w:t>.docx</w:t>
      </w:r>
    </w:p>
    <w:p w14:paraId="46B6D1BB" w14:textId="666372D9" w:rsidR="00D47D7E" w:rsidRDefault="00473673" w:rsidP="00D47D7E">
      <w:pPr>
        <w:numPr>
          <w:ilvl w:val="0"/>
          <w:numId w:val="14"/>
        </w:numPr>
        <w:rPr>
          <w:ins w:id="559" w:author="Ruggero Rostirolla" w:date="2026-02-02T08:43:00Z" w16du:dateUtc="2026-02-02T07:43:00Z"/>
        </w:rPr>
      </w:pPr>
      <w:ins w:id="560" w:author="Ruggero Rostirolla" w:date="2026-02-02T08:43:00Z" w16du:dateUtc="2026-02-02T07:43:00Z">
        <w:r>
          <w:t xml:space="preserve">In corrispondenza di ogni immagine subito sotto deve essere inserito il paragrafo </w:t>
        </w:r>
        <w:r w:rsidR="00D47D7E">
          <w:t>[</w:t>
        </w:r>
        <w:proofErr w:type="spellStart"/>
        <w:r>
          <w:t>SPLIT_</w:t>
        </w:r>
        <w:proofErr w:type="gramStart"/>
        <w:r>
          <w:t>BLOCK:nome_immagine.jpg</w:t>
        </w:r>
        <w:proofErr w:type="spellEnd"/>
        <w:proofErr w:type="gramEnd"/>
        <w:r w:rsidR="00D47D7E">
          <w:t>]</w:t>
        </w:r>
      </w:ins>
    </w:p>
    <w:p w14:paraId="5D294AF7" w14:textId="11F3880B" w:rsidR="00D47D7E" w:rsidRDefault="00D47D7E" w:rsidP="00D47D7E">
      <w:pPr>
        <w:numPr>
          <w:ilvl w:val="0"/>
          <w:numId w:val="14"/>
        </w:numPr>
        <w:rPr>
          <w:moveTo w:id="561" w:author="Ruggero Rostirolla" w:date="2026-02-02T08:43:00Z" w16du:dateUtc="2026-02-02T07:43:00Z"/>
        </w:rPr>
        <w:pPrChange w:id="562" w:author="Ruggero Rostirolla" w:date="2026-02-02T08:43:00Z" w16du:dateUtc="2026-02-02T07:43:00Z">
          <w:pPr>
            <w:numPr>
              <w:ilvl w:val="4"/>
              <w:numId w:val="19"/>
            </w:numPr>
            <w:ind w:left="1800" w:hanging="360"/>
          </w:pPr>
        </w:pPrChange>
      </w:pPr>
      <w:moveToRangeStart w:id="563" w:author="Ruggero Rostirolla" w:date="2026-02-02T08:43:00Z" w:name="move220914205"/>
      <w:moveTo w:id="564" w:author="Ruggero Rostirolla" w:date="2026-02-02T08:43:00Z" w16du:dateUtc="2026-02-02T07:43:00Z">
        <w:r w:rsidRPr="00C40EE2">
          <w:t>Il nome dell’immagine deve essere attaccato al carattere due punti (:), senza spazi intermedi.</w:t>
        </w:r>
      </w:moveTo>
    </w:p>
    <w:moveToRangeEnd w:id="563"/>
    <w:p w14:paraId="360CCC4D" w14:textId="68BB05F2" w:rsidR="00473673" w:rsidRDefault="00473673" w:rsidP="00743EDB">
      <w:pPr>
        <w:numPr>
          <w:ilvl w:val="0"/>
          <w:numId w:val="14"/>
        </w:numPr>
        <w:rPr>
          <w:ins w:id="565" w:author="Ruggero Rostirolla" w:date="2026-02-02T08:43:00Z" w16du:dateUtc="2026-02-02T07:43:00Z"/>
        </w:rPr>
      </w:pPr>
      <w:ins w:id="566" w:author="Ruggero Rostirolla" w:date="2026-02-02T08:43:00Z" w16du:dateUtc="2026-02-02T07:43:00Z">
        <w:r>
          <w:t xml:space="preserve">Questo paragrafo non deve essere convertito, nelle altre lingue. </w:t>
        </w:r>
        <w:r>
          <w:br/>
          <w:t>Per evitare che questo succeda il paragrafo viene modificato in questo modo:</w:t>
        </w:r>
      </w:ins>
    </w:p>
    <w:p w14:paraId="5318A2C5" w14:textId="162258CE" w:rsidR="00473673" w:rsidRDefault="00473673" w:rsidP="009F5216">
      <w:pPr>
        <w:numPr>
          <w:ilvl w:val="1"/>
          <w:numId w:val="24"/>
        </w:numPr>
        <w:rPr>
          <w:ins w:id="567" w:author="Ruggero Rostirolla" w:date="2026-02-02T08:43:00Z" w16du:dateUtc="2026-02-02T07:43:00Z"/>
        </w:rPr>
      </w:pPr>
      <w:ins w:id="568" w:author="Ruggero Rostirolla" w:date="2026-02-02T08:43:00Z" w16du:dateUtc="2026-02-02T07:43:00Z">
        <w:r>
          <w:t>Evidenzia il paragrafo</w:t>
        </w:r>
        <w:r w:rsidR="00877ACC">
          <w:t xml:space="preserve"> </w:t>
        </w:r>
        <w:r w:rsidR="00D47D7E">
          <w:t>[</w:t>
        </w:r>
        <w:proofErr w:type="spellStart"/>
        <w:r w:rsidR="00877ACC">
          <w:t>SPLIT_</w:t>
        </w:r>
        <w:proofErr w:type="gramStart"/>
        <w:r w:rsidR="00877ACC">
          <w:t>BLOCK:nome_immagine.jpg</w:t>
        </w:r>
        <w:proofErr w:type="spellEnd"/>
        <w:proofErr w:type="gramEnd"/>
        <w:r w:rsidR="00D47D7E">
          <w:t>]</w:t>
        </w:r>
      </w:ins>
    </w:p>
    <w:p w14:paraId="61ECB485" w14:textId="45BE5CDC" w:rsidR="00473673" w:rsidRDefault="00FA4789" w:rsidP="00D47D7E">
      <w:pPr>
        <w:numPr>
          <w:ilvl w:val="1"/>
          <w:numId w:val="24"/>
        </w:numPr>
        <w:rPr>
          <w:ins w:id="569" w:author="Ruggero Rostirolla" w:date="2026-02-02T08:43:00Z" w16du:dateUtc="2026-02-02T07:43:00Z"/>
        </w:rPr>
      </w:pPr>
      <w:ins w:id="570" w:author="Ruggero Rostirolla" w:date="2026-02-02T08:43:00Z" w16du:dateUtc="2026-02-02T07:43:00Z">
        <w:r>
          <w:t>Dalla barra in alto scegli: Revisione &gt; Lingua &gt; Lingua &gt;</w:t>
        </w:r>
        <w:r w:rsidR="00F926F5" w:rsidRPr="00F926F5">
          <w:drawing>
            <wp:inline distT="0" distB="0" distL="0" distR="0" wp14:anchorId="0EC714C5" wp14:editId="2C9E9924">
              <wp:extent cx="1864360" cy="1794446"/>
              <wp:effectExtent l="0" t="0" r="2540" b="0"/>
              <wp:docPr id="218597908" name="Immagine 1" descr="Immagine che contiene testo, elettronica, schermata, software&#10;&#10;Il contenuto generato dall'IA potrebbe non essere corret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8597908" name="Immagine 1" descr="Immagine che contiene testo, elettronica, schermata, software&#10;&#10;Il contenuto generato dall'IA potrebbe non essere corretto.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450" cy="18147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877ACC">
          <w:br/>
          <w:t>scegli l’opzione “Non eseguire controllo ortografia o grammatica”</w:t>
        </w:r>
      </w:ins>
    </w:p>
    <w:p w14:paraId="3367F9EE" w14:textId="51F96A73" w:rsidR="009F5216" w:rsidRPr="00C40EE2" w:rsidRDefault="009F5216" w:rsidP="009F5216">
      <w:pPr>
        <w:numPr>
          <w:ilvl w:val="0"/>
          <w:numId w:val="24"/>
        </w:numPr>
        <w:rPr>
          <w:ins w:id="571" w:author="Ruggero Rostirolla" w:date="2026-02-02T08:43:00Z" w16du:dateUtc="2026-02-02T07:43:00Z"/>
        </w:rPr>
      </w:pPr>
      <w:ins w:id="572" w:author="Ruggero Rostirolla" w:date="2026-02-02T08:43:00Z" w16du:dateUtc="2026-02-02T07:43:00Z">
        <w:r w:rsidRPr="00C40EE2">
          <w:rPr>
            <w:i/>
            <w:iCs/>
          </w:rPr>
          <w:t>Esempio:</w:t>
        </w:r>
        <w:r w:rsidRPr="00C40EE2">
          <w:t xml:space="preserve"> Se l'immagine è </w:t>
        </w:r>
        <w:r w:rsidRPr="00C40EE2">
          <w:rPr>
            <w:b/>
            <w:bCs/>
          </w:rPr>
          <w:t>grande_macelleria.jpg</w:t>
        </w:r>
        <w:r w:rsidRPr="00C40EE2">
          <w:t>, il tag sarà: [</w:t>
        </w:r>
        <w:proofErr w:type="spellStart"/>
        <w:r w:rsidRPr="00C40EE2">
          <w:t>SPLIT_</w:t>
        </w:r>
        <w:proofErr w:type="gramStart"/>
        <w:r w:rsidRPr="00C40EE2">
          <w:t>BLOCK:grande_macelleria.jpg</w:t>
        </w:r>
        <w:proofErr w:type="spellEnd"/>
        <w:proofErr w:type="gramEnd"/>
        <w:r w:rsidRPr="00C40EE2">
          <w:t>]</w:t>
        </w:r>
      </w:ins>
    </w:p>
    <w:p w14:paraId="36EBF268" w14:textId="77777777" w:rsidR="009F5216" w:rsidRPr="00C40EE2" w:rsidRDefault="009F5216" w:rsidP="009F5216">
      <w:pPr>
        <w:numPr>
          <w:ilvl w:val="0"/>
          <w:numId w:val="24"/>
        </w:numPr>
        <w:rPr>
          <w:moveTo w:id="573" w:author="Ruggero Rostirolla" w:date="2026-02-02T08:43:00Z" w16du:dateUtc="2026-02-02T07:43:00Z"/>
        </w:rPr>
        <w:pPrChange w:id="574" w:author="Ruggero Rostirolla" w:date="2026-02-02T08:43:00Z" w16du:dateUtc="2026-02-02T07:43:00Z">
          <w:pPr>
            <w:numPr>
              <w:ilvl w:val="1"/>
              <w:numId w:val="14"/>
            </w:numPr>
            <w:tabs>
              <w:tab w:val="num" w:pos="1440"/>
            </w:tabs>
            <w:ind w:left="1440" w:hanging="360"/>
          </w:pPr>
        </w:pPrChange>
      </w:pPr>
      <w:moveToRangeStart w:id="575" w:author="Ruggero Rostirolla" w:date="2026-02-02T08:43:00Z" w:name="move220914206"/>
      <w:moveTo w:id="576" w:author="Ruggero Rostirolla" w:date="2026-02-02T08:43:00Z" w16du:dateUtc="2026-02-02T07:43:00Z">
        <w:r w:rsidRPr="00C40EE2">
          <w:t>Salvare e chiudere il documento.</w:t>
        </w:r>
      </w:moveTo>
    </w:p>
    <w:moveToRangeEnd w:id="575"/>
    <w:p w14:paraId="27DCD84F" w14:textId="77777777" w:rsidR="009F5216" w:rsidRDefault="009F5216" w:rsidP="009F5216">
      <w:pPr>
        <w:ind w:left="720"/>
        <w:rPr>
          <w:ins w:id="577" w:author="Ruggero Rostirolla" w:date="2026-02-02T08:43:00Z" w16du:dateUtc="2026-02-02T07:43:00Z"/>
        </w:rPr>
      </w:pPr>
    </w:p>
    <w:p w14:paraId="08B63E92" w14:textId="12A4710F" w:rsidR="00F10900" w:rsidRDefault="00B7467B" w:rsidP="00743EDB">
      <w:pPr>
        <w:numPr>
          <w:ilvl w:val="0"/>
          <w:numId w:val="14"/>
        </w:numPr>
      </w:pPr>
      <w:r>
        <w:t>Conversione del documento nelle altre lingue usando Google Traduttore</w:t>
      </w:r>
      <w:r w:rsidR="00743EDB">
        <w:br/>
        <w:t xml:space="preserve">Usare il caricamento di </w:t>
      </w:r>
      <w:r w:rsidR="00743EDB" w:rsidRPr="00C40EE2">
        <w:t>[paginaxy]</w:t>
      </w:r>
      <w:r w:rsidR="00743EDB">
        <w:t>_it</w:t>
      </w:r>
      <w:r w:rsidR="00743EDB" w:rsidRPr="00C40EE2">
        <w:t>.docx</w:t>
      </w:r>
      <w:r w:rsidR="00743EDB">
        <w:t xml:space="preserve"> tramite la scheda Documenti</w:t>
      </w:r>
      <w:r>
        <w:br/>
      </w:r>
      <w:r w:rsidRPr="00B7467B">
        <w:rPr>
          <w:noProof/>
        </w:rPr>
        <w:lastRenderedPageBreak/>
        <w:drawing>
          <wp:inline distT="0" distB="0" distL="0" distR="0" wp14:anchorId="7FA7F21F" wp14:editId="227544D1">
            <wp:extent cx="6120130" cy="1973580"/>
            <wp:effectExtent l="0" t="0" r="0" b="7620"/>
            <wp:docPr id="26929909" name="Immagine 1" descr="Immagine che contiene testo, schermata, Carattere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9909" name="Immagine 1" descr="Immagine che contiene testo, schermata, Carattere, diagramma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selezionato il documento paginaxy_it.doc in “Sfogli i tuoi file” avremo, ad esempio </w:t>
      </w:r>
      <w:r>
        <w:br/>
      </w:r>
      <w:r w:rsidRPr="00B7467B">
        <w:rPr>
          <w:noProof/>
        </w:rPr>
        <w:drawing>
          <wp:inline distT="0" distB="0" distL="0" distR="0" wp14:anchorId="00C00BF3" wp14:editId="3D8E1EAD">
            <wp:extent cx="6120130" cy="1982470"/>
            <wp:effectExtent l="0" t="0" r="0" b="0"/>
            <wp:docPr id="1356928245" name="Immagine 1" descr="Immagine che contiene testo, Caratter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28245" name="Immagine 1" descr="Immagine che contiene testo, Carattere, schermata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premendo il bottone “Traduci” ti traduce il documento e </w:t>
      </w:r>
      <w:r w:rsidR="00F10900">
        <w:t xml:space="preserve">ti propone </w:t>
      </w:r>
      <w:r w:rsidR="00F10900">
        <w:br/>
      </w:r>
      <w:r w:rsidR="00F10900" w:rsidRPr="00F10900">
        <w:rPr>
          <w:noProof/>
        </w:rPr>
        <w:drawing>
          <wp:inline distT="0" distB="0" distL="0" distR="0" wp14:anchorId="5EFD6ED5" wp14:editId="3B91C70F">
            <wp:extent cx="2657846" cy="533474"/>
            <wp:effectExtent l="0" t="0" r="9525" b="0"/>
            <wp:docPr id="195028570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857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900">
        <w:br/>
        <w:t>e quindi salvare il documento con il nome paginaxy_XX.docx dove XX è la lingua</w:t>
      </w:r>
      <w:r w:rsidR="00743EDB">
        <w:t xml:space="preserve"> usata per la</w:t>
      </w:r>
      <w:r w:rsidR="00F10900">
        <w:t xml:space="preserve"> traduzione.</w:t>
      </w:r>
    </w:p>
    <w:p w14:paraId="5A5C5778" w14:textId="46D84315" w:rsidR="00C40EE2" w:rsidRPr="00C40EE2" w:rsidRDefault="00C40EE2" w:rsidP="00C40EE2">
      <w:pPr>
        <w:numPr>
          <w:ilvl w:val="0"/>
          <w:numId w:val="14"/>
        </w:numPr>
      </w:pPr>
      <w:del w:id="578" w:author="Ruggero Rostirolla" w:date="2026-02-02T08:43:00Z" w16du:dateUtc="2026-02-02T07:43:00Z">
        <w:r w:rsidRPr="00C40EE2">
          <w:rPr>
            <w:b/>
            <w:bCs/>
          </w:rPr>
          <w:delText>Inserimento Manuale</w:delText>
        </w:r>
      </w:del>
      <w:ins w:id="579" w:author="Ruggero Rostirolla" w:date="2026-02-02T08:43:00Z" w16du:dateUtc="2026-02-02T07:43:00Z">
        <w:r w:rsidR="00877ACC">
          <w:rPr>
            <w:b/>
            <w:bCs/>
          </w:rPr>
          <w:t>Controllo</w:t>
        </w:r>
      </w:ins>
      <w:r w:rsidR="00877ACC">
        <w:rPr>
          <w:b/>
          <w:bCs/>
        </w:rPr>
        <w:t xml:space="preserve"> del </w:t>
      </w:r>
      <w:del w:id="580" w:author="Ruggero Rostirolla" w:date="2026-02-02T08:43:00Z" w16du:dateUtc="2026-02-02T07:43:00Z">
        <w:r w:rsidRPr="00C40EE2">
          <w:rPr>
            <w:b/>
            <w:bCs/>
          </w:rPr>
          <w:delText>Tag di Separazione</w:delText>
        </w:r>
      </w:del>
      <w:ins w:id="581" w:author="Ruggero Rostirolla" w:date="2026-02-02T08:43:00Z" w16du:dateUtc="2026-02-02T07:43:00Z">
        <w:r w:rsidR="00877ACC">
          <w:rPr>
            <w:b/>
            <w:bCs/>
          </w:rPr>
          <w:t>documento tradotto</w:t>
        </w:r>
      </w:ins>
      <w:r w:rsidRPr="00C40EE2">
        <w:rPr>
          <w:b/>
          <w:bCs/>
        </w:rPr>
        <w:t>:</w:t>
      </w:r>
    </w:p>
    <w:p w14:paraId="23948CC2" w14:textId="2190941F" w:rsidR="00C40EE2" w:rsidRPr="00C40EE2" w:rsidRDefault="00C40EE2" w:rsidP="00C40EE2">
      <w:pPr>
        <w:numPr>
          <w:ilvl w:val="1"/>
          <w:numId w:val="14"/>
        </w:numPr>
      </w:pPr>
      <w:r w:rsidRPr="00C40EE2">
        <w:t xml:space="preserve">Aprire </w:t>
      </w:r>
      <w:r w:rsidR="00743EDB">
        <w:t xml:space="preserve">la paginaxy_XX.docx </w:t>
      </w:r>
    </w:p>
    <w:p w14:paraId="3E2C21B3" w14:textId="719246BB" w:rsidR="00C40EE2" w:rsidRPr="00C40EE2" w:rsidRDefault="00C40EE2" w:rsidP="00C40EE2">
      <w:pPr>
        <w:numPr>
          <w:ilvl w:val="1"/>
          <w:numId w:val="14"/>
        </w:numPr>
      </w:pPr>
      <w:r w:rsidRPr="00C40EE2">
        <w:t xml:space="preserve">Sotto ad </w:t>
      </w:r>
      <w:r w:rsidRPr="0063763F">
        <w:rPr>
          <w:b/>
          <w:bCs/>
        </w:rPr>
        <w:t>ogni immagine</w:t>
      </w:r>
      <w:r w:rsidRPr="00C40EE2">
        <w:t xml:space="preserve"> presente nel documento, </w:t>
      </w:r>
      <w:del w:id="582" w:author="Ruggero Rostirolla" w:date="2026-02-02T08:43:00Z" w16du:dateUtc="2026-02-02T07:43:00Z">
        <w:r w:rsidRPr="00C40EE2">
          <w:delText xml:space="preserve">inserire </w:delText>
        </w:r>
        <w:r w:rsidR="0063763F">
          <w:delText>il seguente</w:delText>
        </w:r>
      </w:del>
      <w:ins w:id="583" w:author="Ruggero Rostirolla" w:date="2026-02-02T08:43:00Z" w16du:dateUtc="2026-02-02T07:43:00Z">
        <w:r w:rsidR="00877ACC">
          <w:t>verificare</w:t>
        </w:r>
      </w:ins>
      <w:r w:rsidR="00877ACC">
        <w:t xml:space="preserve"> </w:t>
      </w:r>
      <w:r w:rsidR="0063763F">
        <w:t>testo</w:t>
      </w:r>
      <w:r w:rsidRPr="00C40EE2">
        <w:t>:</w:t>
      </w:r>
      <w:r w:rsidR="0063763F">
        <w:t xml:space="preserve"> </w:t>
      </w:r>
      <w:r w:rsidRPr="00C40EE2">
        <w:t>[</w:t>
      </w:r>
      <w:proofErr w:type="spellStart"/>
      <w:r w:rsidRPr="00C40EE2">
        <w:t>SPLIT_</w:t>
      </w:r>
      <w:proofErr w:type="gramStart"/>
      <w:r w:rsidRPr="00C40EE2">
        <w:t>BLOCK:nome_immagine.jpg</w:t>
      </w:r>
      <w:proofErr w:type="spellEnd"/>
      <w:proofErr w:type="gramEnd"/>
      <w:r w:rsidRPr="00C40EE2">
        <w:t>]</w:t>
      </w:r>
    </w:p>
    <w:p w14:paraId="13B0666D" w14:textId="77777777" w:rsidR="0063763F" w:rsidRDefault="00C40EE2" w:rsidP="00C40EE2">
      <w:pPr>
        <w:numPr>
          <w:ilvl w:val="1"/>
          <w:numId w:val="14"/>
        </w:numPr>
        <w:rPr>
          <w:del w:id="584" w:author="Ruggero Rostirolla" w:date="2026-02-02T08:43:00Z" w16du:dateUtc="2026-02-02T07:43:00Z"/>
        </w:rPr>
      </w:pPr>
      <w:del w:id="585" w:author="Ruggero Rostirolla" w:date="2026-02-02T08:43:00Z" w16du:dateUtc="2026-02-02T07:43:00Z">
        <w:r w:rsidRPr="00C40EE2">
          <w:rPr>
            <w:b/>
            <w:bCs/>
          </w:rPr>
          <w:delText>Attenzione:</w:delText>
        </w:r>
        <w:r w:rsidRPr="00C40EE2">
          <w:delText xml:space="preserve"> </w:delText>
        </w:r>
      </w:del>
    </w:p>
    <w:p w14:paraId="22CD7656" w14:textId="77777777" w:rsidR="00D47D7E" w:rsidRDefault="00D47D7E" w:rsidP="00D47D7E">
      <w:pPr>
        <w:numPr>
          <w:ilvl w:val="0"/>
          <w:numId w:val="14"/>
        </w:numPr>
        <w:rPr>
          <w:moveFrom w:id="586" w:author="Ruggero Rostirolla" w:date="2026-02-02T08:43:00Z" w16du:dateUtc="2026-02-02T07:43:00Z"/>
        </w:rPr>
        <w:pPrChange w:id="587" w:author="Ruggero Rostirolla" w:date="2026-02-02T08:43:00Z" w16du:dateUtc="2026-02-02T07:43:00Z">
          <w:pPr>
            <w:numPr>
              <w:ilvl w:val="4"/>
              <w:numId w:val="19"/>
            </w:numPr>
            <w:ind w:left="1800" w:hanging="360"/>
          </w:pPr>
        </w:pPrChange>
      </w:pPr>
      <w:moveFromRangeStart w:id="588" w:author="Ruggero Rostirolla" w:date="2026-02-02T08:43:00Z" w:name="move220914205"/>
      <w:moveFrom w:id="589" w:author="Ruggero Rostirolla" w:date="2026-02-02T08:43:00Z" w16du:dateUtc="2026-02-02T07:43:00Z">
        <w:r w:rsidRPr="00C40EE2">
          <w:t>Il nome dell’immagine deve essere attaccato al carattere due punti (:), senza spazi intermedi.</w:t>
        </w:r>
      </w:moveFrom>
    </w:p>
    <w:moveFromRangeEnd w:id="588"/>
    <w:p w14:paraId="0ADBFBC8" w14:textId="77777777" w:rsidR="0063763F" w:rsidRDefault="00891A4E" w:rsidP="00891A4E">
      <w:pPr>
        <w:numPr>
          <w:ilvl w:val="4"/>
          <w:numId w:val="19"/>
        </w:numPr>
        <w:rPr>
          <w:del w:id="590" w:author="Ruggero Rostirolla" w:date="2026-02-02T08:43:00Z" w16du:dateUtc="2026-02-02T07:43:00Z"/>
        </w:rPr>
      </w:pPr>
      <w:del w:id="591" w:author="Ruggero Rostirolla" w:date="2026-02-02T08:43:00Z" w16du:dateUtc="2026-02-02T07:43:00Z">
        <w:r>
          <w:delText xml:space="preserve">Vi posizionate con il cursore dopo l’immagine, senza spazi intermedi e per continuare e andare a capo premete i tasti Maiuscolo+Enter e scrivete il testo </w:delText>
        </w:r>
        <w:r w:rsidRPr="00C40EE2">
          <w:delText>[SPLIT_BLOCK:nome_immagine.jpg];</w:delText>
        </w:r>
      </w:del>
    </w:p>
    <w:p w14:paraId="3456DE94" w14:textId="77777777" w:rsidR="00891A4E" w:rsidRPr="00C40EE2" w:rsidRDefault="00891A4E" w:rsidP="00891A4E">
      <w:pPr>
        <w:numPr>
          <w:ilvl w:val="4"/>
          <w:numId w:val="19"/>
        </w:numPr>
        <w:rPr>
          <w:del w:id="592" w:author="Ruggero Rostirolla" w:date="2026-02-02T08:43:00Z" w16du:dateUtc="2026-02-02T07:43:00Z"/>
        </w:rPr>
      </w:pPr>
      <w:del w:id="593" w:author="Ruggero Rostirolla" w:date="2026-02-02T08:43:00Z" w16du:dateUtc="2026-02-02T07:43:00Z">
        <w:r>
          <w:delText>Dopo il testo andate a capo premendo il tasto Enter</w:delText>
        </w:r>
      </w:del>
    </w:p>
    <w:p w14:paraId="03A5B314" w14:textId="77777777" w:rsidR="00C40EE2" w:rsidRPr="00C40EE2" w:rsidRDefault="00C40EE2" w:rsidP="00C40EE2">
      <w:pPr>
        <w:numPr>
          <w:ilvl w:val="1"/>
          <w:numId w:val="14"/>
        </w:numPr>
        <w:rPr>
          <w:del w:id="594" w:author="Ruggero Rostirolla" w:date="2026-02-02T08:43:00Z" w16du:dateUtc="2026-02-02T07:43:00Z"/>
        </w:rPr>
      </w:pPr>
      <w:del w:id="595" w:author="Ruggero Rostirolla" w:date="2026-02-02T08:43:00Z" w16du:dateUtc="2026-02-02T07:43:00Z">
        <w:r w:rsidRPr="00C40EE2">
          <w:rPr>
            <w:i/>
            <w:iCs/>
          </w:rPr>
          <w:delText>Esempio:</w:delText>
        </w:r>
        <w:r w:rsidRPr="00C40EE2">
          <w:delText xml:space="preserve"> Se l'immagine è </w:delText>
        </w:r>
        <w:r w:rsidRPr="00C40EE2">
          <w:rPr>
            <w:b/>
            <w:bCs/>
          </w:rPr>
          <w:delText>grande_macelleria.jpg</w:delText>
        </w:r>
        <w:r w:rsidRPr="00C40EE2">
          <w:delText>, il tag sarà: [SPLIT_BLOCK:grande_macelleria.jpg];</w:delText>
        </w:r>
      </w:del>
    </w:p>
    <w:p w14:paraId="778826EB" w14:textId="77777777" w:rsidR="009F5216" w:rsidRPr="00C40EE2" w:rsidRDefault="009F5216" w:rsidP="009F5216">
      <w:pPr>
        <w:numPr>
          <w:ilvl w:val="0"/>
          <w:numId w:val="24"/>
        </w:numPr>
        <w:rPr>
          <w:moveFrom w:id="596" w:author="Ruggero Rostirolla" w:date="2026-02-02T08:43:00Z" w16du:dateUtc="2026-02-02T07:43:00Z"/>
        </w:rPr>
        <w:pPrChange w:id="597" w:author="Ruggero Rostirolla" w:date="2026-02-02T08:43:00Z" w16du:dateUtc="2026-02-02T07:43:00Z">
          <w:pPr>
            <w:numPr>
              <w:ilvl w:val="1"/>
              <w:numId w:val="14"/>
            </w:numPr>
            <w:tabs>
              <w:tab w:val="num" w:pos="1440"/>
            </w:tabs>
            <w:ind w:left="1440" w:hanging="360"/>
          </w:pPr>
        </w:pPrChange>
      </w:pPr>
      <w:moveFromRangeStart w:id="598" w:author="Ruggero Rostirolla" w:date="2026-02-02T08:43:00Z" w:name="move220914206"/>
      <w:moveFrom w:id="599" w:author="Ruggero Rostirolla" w:date="2026-02-02T08:43:00Z" w16du:dateUtc="2026-02-02T07:43:00Z">
        <w:r w:rsidRPr="00C40EE2">
          <w:lastRenderedPageBreak/>
          <w:t>Salvare e chiudere il documento.</w:t>
        </w:r>
      </w:moveFrom>
    </w:p>
    <w:moveFromRangeEnd w:id="598"/>
    <w:p w14:paraId="0DDC18FB" w14:textId="53BD7350" w:rsidR="0063763F" w:rsidRDefault="0063763F" w:rsidP="00D47D7E">
      <w:pPr>
        <w:rPr>
          <w:ins w:id="600" w:author="Ruggero Rostirolla" w:date="2026-02-02T08:43:00Z" w16du:dateUtc="2026-02-02T07:43:00Z"/>
        </w:rPr>
      </w:pPr>
    </w:p>
    <w:p w14:paraId="5AFAED78" w14:textId="77777777" w:rsidR="00C40EE2" w:rsidRPr="00C40EE2" w:rsidRDefault="00C40EE2" w:rsidP="00C40EE2">
      <w:pPr>
        <w:rPr>
          <w:b/>
          <w:bCs/>
        </w:rPr>
      </w:pPr>
      <w:r w:rsidRPr="00C40EE2">
        <w:rPr>
          <w:b/>
          <w:bCs/>
        </w:rPr>
        <w:t>B. Esecuzione della Conversione (Pipeline Unificata)</w:t>
      </w:r>
    </w:p>
    <w:p w14:paraId="6774FC71" w14:textId="140F7380" w:rsidR="00C40EE2" w:rsidRDefault="00C40EE2" w:rsidP="00C40EE2">
      <w:r w:rsidRPr="00C40EE2">
        <w:t xml:space="preserve">La pipeline di conversione è ora gestita interamente dallo script </w:t>
      </w:r>
      <w:r w:rsidR="00891A4E" w:rsidRPr="009942B6">
        <w:rPr>
          <w:b/>
          <w:rPrChange w:id="601" w:author="Ruggero Rostirolla" w:date="2026-02-02T08:43:00Z" w16du:dateUtc="2026-02-02T07:43:00Z">
            <w:rPr/>
          </w:rPrChange>
        </w:rPr>
        <w:t>convert_page.bat</w:t>
      </w:r>
      <w:r w:rsidR="00891A4E">
        <w:t xml:space="preserve"> passando due parametri: </w:t>
      </w:r>
    </w:p>
    <w:p w14:paraId="29A7C8CA" w14:textId="3F449BC3" w:rsidR="00891A4E" w:rsidRDefault="00891A4E" w:rsidP="00743EDB">
      <w:pPr>
        <w:pStyle w:val="Paragrafoelenco"/>
        <w:numPr>
          <w:ilvl w:val="0"/>
          <w:numId w:val="20"/>
        </w:numPr>
      </w:pPr>
      <w:r>
        <w:t>la lingua</w:t>
      </w:r>
      <w:r w:rsidR="0007510F">
        <w:t xml:space="preserve"> ad esempio </w:t>
      </w:r>
      <w:r>
        <w:t>it, en, es o fr.</w:t>
      </w:r>
    </w:p>
    <w:p w14:paraId="2FD8685A" w14:textId="49B78C0F" w:rsidR="0007510F" w:rsidRDefault="00891A4E" w:rsidP="00743EDB">
      <w:pPr>
        <w:pStyle w:val="Paragrafoelenco"/>
        <w:numPr>
          <w:ilvl w:val="0"/>
          <w:numId w:val="20"/>
        </w:numPr>
      </w:pPr>
      <w:r>
        <w:t xml:space="preserve">Il nome della pagina </w:t>
      </w:r>
      <w:r w:rsidR="0007510F">
        <w:t>[</w:t>
      </w:r>
      <w:proofErr w:type="spellStart"/>
      <w:r w:rsidR="0007510F">
        <w:t>paginaxy</w:t>
      </w:r>
      <w:proofErr w:type="spellEnd"/>
      <w:r w:rsidR="0007510F">
        <w:t xml:space="preserve">] ad esempio </w:t>
      </w:r>
      <w:del w:id="602" w:author="Ruggero Rostirolla" w:date="2026-02-02T08:43:00Z" w16du:dateUtc="2026-02-02T07:43:00Z">
        <w:r w:rsidR="0007510F">
          <w:delText>chiesapioggia</w:delText>
        </w:r>
      </w:del>
      <w:proofErr w:type="spellStart"/>
      <w:ins w:id="603" w:author="Ruggero Rostirolla" w:date="2026-02-02T08:43:00Z" w16du:dateUtc="2026-02-02T07:43:00Z">
        <w:r w:rsidR="009942B6">
          <w:t>santuariopioggia</w:t>
        </w:r>
      </w:ins>
      <w:proofErr w:type="spellEnd"/>
      <w:r w:rsidR="0007510F">
        <w:t>, manifattura</w:t>
      </w:r>
    </w:p>
    <w:p w14:paraId="62C285C7" w14:textId="7A642058" w:rsidR="0007510F" w:rsidRDefault="0007510F" w:rsidP="0007510F">
      <w:r>
        <w:t>Da root ad esempio eseguite:</w:t>
      </w:r>
      <w:r>
        <w:br/>
      </w:r>
      <w:r w:rsidRPr="00891A4E">
        <w:t>convert_page</w:t>
      </w:r>
      <w:r>
        <w:t xml:space="preserve"> it manifattura</w:t>
      </w:r>
      <w:r>
        <w:br/>
      </w:r>
    </w:p>
    <w:p w14:paraId="3BC5D037" w14:textId="7494536B" w:rsidR="0007510F" w:rsidRDefault="0007510F" w:rsidP="0007510F">
      <w:r>
        <w:t>E questa procedura per la stessa pagina la dovete ripetere per tutte le lingue.</w:t>
      </w:r>
    </w:p>
    <w:p w14:paraId="3219F04F" w14:textId="77777777" w:rsidR="00C40EE2" w:rsidRPr="00C40EE2" w:rsidRDefault="00C40EE2" w:rsidP="008F70F6">
      <w:pPr>
        <w:ind w:left="1440"/>
      </w:pPr>
    </w:p>
    <w:p w14:paraId="335C9608" w14:textId="77777777" w:rsidR="00C40EE2" w:rsidRPr="00C40EE2" w:rsidRDefault="00C40EE2" w:rsidP="009942B6">
      <w:pPr>
        <w:pPrChange w:id="604" w:author="Ruggero Rostirolla" w:date="2026-02-02T08:43:00Z" w16du:dateUtc="2026-02-02T07:43:00Z">
          <w:pPr>
            <w:numPr>
              <w:numId w:val="15"/>
            </w:numPr>
            <w:tabs>
              <w:tab w:val="num" w:pos="720"/>
            </w:tabs>
            <w:ind w:left="720" w:hanging="360"/>
          </w:pPr>
        </w:pPrChange>
      </w:pPr>
      <w:r w:rsidRPr="00C40EE2">
        <w:rPr>
          <w:b/>
          <w:bCs/>
        </w:rPr>
        <w:t>Output della Procedura:</w:t>
      </w:r>
    </w:p>
    <w:p w14:paraId="61E712BE" w14:textId="77777777" w:rsidR="000F2388" w:rsidRDefault="00C40EE2" w:rsidP="000F2388">
      <w:pPr>
        <w:ind w:left="1080"/>
      </w:pPr>
      <w:r w:rsidRPr="00C40EE2">
        <w:t>Lo script esegue internamente l'estrazione delle immagini, la conversione tramite LibreOffice e il post-processamento Python, producendo i seguenti risultati:</w:t>
      </w:r>
    </w:p>
    <w:p w14:paraId="0013DBF6" w14:textId="5C016200" w:rsidR="000F2388" w:rsidRDefault="00C40EE2" w:rsidP="000F2388">
      <w:pPr>
        <w:pStyle w:val="Paragrafoelenco"/>
        <w:numPr>
          <w:ilvl w:val="2"/>
          <w:numId w:val="15"/>
        </w:numPr>
      </w:pPr>
      <w:r w:rsidRPr="000F2388">
        <w:rPr>
          <w:b/>
          <w:bCs/>
        </w:rPr>
        <w:t>Immagini Estratte:</w:t>
      </w:r>
      <w:r w:rsidRPr="00C40EE2">
        <w:t xml:space="preserve"> Le immagini presenti nel DOCX vengono estratte e salvate in: Assets/images/{PaginaID}/ * </w:t>
      </w:r>
      <w:r w:rsidRPr="000F2388">
        <w:rPr>
          <w:i/>
          <w:iCs/>
        </w:rPr>
        <w:t>Esempio:</w:t>
      </w:r>
      <w:r w:rsidRPr="00C40EE2">
        <w:t xml:space="preserve"> Assets\images\</w:t>
      </w:r>
      <w:r w:rsidR="00743EDB">
        <w:t>pittoricarracci</w:t>
      </w:r>
      <w:r w:rsidRPr="00C40EE2">
        <w:t xml:space="preserve">\grande_macelleria.jpg </w:t>
      </w:r>
    </w:p>
    <w:p w14:paraId="035F3922" w14:textId="6AFC6F72" w:rsidR="000F2388" w:rsidRDefault="00C40EE2" w:rsidP="000F2388">
      <w:pPr>
        <w:pStyle w:val="Paragrafoelenco"/>
        <w:numPr>
          <w:ilvl w:val="2"/>
          <w:numId w:val="15"/>
        </w:numPr>
      </w:pPr>
      <w:r w:rsidRPr="000F2388">
        <w:rPr>
          <w:b/>
          <w:bCs/>
        </w:rPr>
        <w:t>File HTML Divisi:</w:t>
      </w:r>
      <w:r w:rsidRPr="00C40EE2">
        <w:t xml:space="preserve"> I blocchi di testo vengono salvati in formato HTML pulito in: HTML_OUTPUT/ * </w:t>
      </w:r>
      <w:r w:rsidRPr="000F2388">
        <w:rPr>
          <w:i/>
          <w:iCs/>
        </w:rPr>
        <w:t>Esempio:</w:t>
      </w:r>
      <w:r w:rsidRPr="00C40EE2">
        <w:t xml:space="preserve"> HTML_OUTPUT/it_paginaxy_maintext1.html, HTML_OUTPUT/it_paginaxy_maintext2.html, ecc.</w:t>
      </w:r>
    </w:p>
    <w:p w14:paraId="01F4905E" w14:textId="3AB66C22" w:rsidR="00C40EE2" w:rsidRPr="00C40EE2" w:rsidRDefault="00C40EE2" w:rsidP="000F2388">
      <w:pPr>
        <w:pStyle w:val="Paragrafoelenco"/>
        <w:numPr>
          <w:ilvl w:val="2"/>
          <w:numId w:val="15"/>
        </w:numPr>
      </w:pPr>
      <w:r w:rsidRPr="000F2388">
        <w:rPr>
          <w:b/>
          <w:bCs/>
        </w:rPr>
        <w:t>Configurazione JSON Temporanea:</w:t>
      </w:r>
      <w:r w:rsidRPr="00C40EE2">
        <w:t xml:space="preserve"> I file JSON verranno aggiornati con le chiavi temporanee (testo grezzo HTML e riferimenti immagine) in text_files.</w:t>
      </w:r>
    </w:p>
    <w:p w14:paraId="4658979F" w14:textId="77777777" w:rsidR="009942B6" w:rsidRDefault="009942B6">
      <w:pPr>
        <w:rPr>
          <w:ins w:id="605" w:author="Ruggero Rostirolla" w:date="2026-02-02T08:43:00Z" w16du:dateUtc="2026-02-02T07:43:00Z"/>
          <w:rFonts w:eastAsiaTheme="majorEastAsia" w:cstheme="majorBidi"/>
          <w:color w:val="0F4761" w:themeColor="accent1" w:themeShade="BF"/>
          <w:sz w:val="28"/>
          <w:szCs w:val="28"/>
        </w:rPr>
      </w:pPr>
      <w:ins w:id="606" w:author="Ruggero Rostirolla" w:date="2026-02-02T08:43:00Z" w16du:dateUtc="2026-02-02T07:43:00Z">
        <w:r>
          <w:br w:type="page"/>
        </w:r>
      </w:ins>
    </w:p>
    <w:p w14:paraId="5B42834C" w14:textId="7B42A248" w:rsidR="00AF6791" w:rsidRDefault="009D04DF" w:rsidP="006A0D6B">
      <w:pPr>
        <w:pStyle w:val="Titolo3"/>
        <w:jc w:val="both"/>
        <w:rPr>
          <w:b/>
          <w:bCs/>
        </w:rPr>
        <w:pPrChange w:id="607" w:author="Ruggero Rostirolla" w:date="2026-02-02T08:43:00Z" w16du:dateUtc="2026-02-02T07:43:00Z">
          <w:pPr>
            <w:pStyle w:val="Titolo3"/>
          </w:pPr>
        </w:pPrChange>
      </w:pPr>
      <w:r>
        <w:lastRenderedPageBreak/>
        <w:t xml:space="preserve">Creazione </w:t>
      </w:r>
      <w:r w:rsidR="007C0FF3">
        <w:t>dello script</w:t>
      </w:r>
      <w:r w:rsidR="005768C3" w:rsidRPr="005768C3">
        <w:t xml:space="preserve"> </w:t>
      </w:r>
      <w:r w:rsidR="005768C3" w:rsidRPr="005768C3">
        <w:rPr>
          <w:b/>
          <w:bCs/>
        </w:rPr>
        <w:t>add_</w:t>
      </w:r>
      <w:r w:rsidR="00640D20">
        <w:rPr>
          <w:b/>
          <w:bCs/>
        </w:rPr>
        <w:t>paginaxy</w:t>
      </w:r>
      <w:r w:rsidR="005768C3" w:rsidRPr="005768C3">
        <w:rPr>
          <w:b/>
          <w:bCs/>
        </w:rPr>
        <w:t>.bat</w:t>
      </w:r>
      <w:r w:rsidR="00AF6791">
        <w:rPr>
          <w:b/>
          <w:bCs/>
        </w:rPr>
        <w:t>.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0D0CC09D" w14:textId="77777777" w:rsidTr="00DD1F4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1B845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6FA37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A174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4CE24792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60035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2BB6F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D646B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7E237D4E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078B1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2F12D" w14:textId="729261FC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47513D" w:rsidRPr="004751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Creazione dello script add_paginaxy.bat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AFAC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7F106B5B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B1CF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25F09" w14:textId="68BECCD0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C45904" w:rsidRPr="00C4590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add_paginaxy.bat</w:t>
            </w:r>
            <w:r w:rsidR="00C4590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 </w:t>
            </w:r>
            <w:r w:rsidR="004751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(creato)</w:t>
            </w:r>
            <w:r w:rsidR="00C4590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br/>
              <w:t xml:space="preserve"> </w:t>
            </w:r>
            <w:r w:rsidR="00C45904" w:rsidRPr="00C4590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add_page.py</w:t>
            </w:r>
            <w:r w:rsidR="004751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 (modificato)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49E0F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B2337F6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36DF5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E191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4321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29047BBE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69F67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DED63" w14:textId="622640C1" w:rsidR="00B11C9E" w:rsidRPr="00295975" w:rsidRDefault="0047513D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root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8C6EE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23C9B0E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BF55A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0428D" w14:textId="004D2226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47513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root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618A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7C89940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5408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8553B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A6D1D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7D91031F" w14:textId="77777777" w:rsidR="00B11C9E" w:rsidRDefault="00B11C9E" w:rsidP="005768C3"/>
    <w:p w14:paraId="52E13EF6" w14:textId="24863FA3" w:rsidR="00C45904" w:rsidRDefault="00C45904" w:rsidP="00C45904">
      <w:pPr>
        <w:pStyle w:val="Titolo4"/>
      </w:pPr>
      <w:r>
        <w:t xml:space="preserve">Crea e modifica </w:t>
      </w:r>
      <w:r w:rsidRPr="007C0FF3">
        <w:rPr>
          <w:b/>
          <w:bCs/>
        </w:rPr>
        <w:t>add_</w:t>
      </w:r>
      <w:r>
        <w:rPr>
          <w:b/>
          <w:bCs/>
        </w:rPr>
        <w:t>paginaxy</w:t>
      </w:r>
      <w:r w:rsidRPr="007C0FF3">
        <w:rPr>
          <w:b/>
          <w:bCs/>
        </w:rPr>
        <w:t>.bat</w:t>
      </w:r>
    </w:p>
    <w:p w14:paraId="44246E99" w14:textId="41C92F37" w:rsidR="005768C3" w:rsidRDefault="00AF6791" w:rsidP="005768C3">
      <w:r>
        <w:t xml:space="preserve">Copiare </w:t>
      </w:r>
      <w:r w:rsidR="00C2273C">
        <w:t>lo script</w:t>
      </w:r>
      <w:r w:rsidR="00F22A4E">
        <w:t xml:space="preserve"> </w:t>
      </w:r>
      <w:r w:rsidR="00F22A4E" w:rsidRPr="007C0FF3">
        <w:rPr>
          <w:b/>
          <w:bCs/>
        </w:rPr>
        <w:t>add_template.bat</w:t>
      </w:r>
      <w:r w:rsidR="00F22A4E">
        <w:t xml:space="preserve"> </w:t>
      </w:r>
      <w:r>
        <w:t xml:space="preserve">in un nuovo file che si chiamerà </w:t>
      </w:r>
      <w:r w:rsidRPr="007C0FF3">
        <w:rPr>
          <w:b/>
          <w:bCs/>
        </w:rPr>
        <w:t>add_</w:t>
      </w:r>
      <w:r>
        <w:rPr>
          <w:b/>
          <w:bCs/>
        </w:rPr>
        <w:t>paginaxy</w:t>
      </w:r>
      <w:r w:rsidRPr="007C0FF3">
        <w:rPr>
          <w:b/>
          <w:bCs/>
        </w:rPr>
        <w:t>.bat</w:t>
      </w:r>
      <w:r>
        <w:t xml:space="preserve">. </w:t>
      </w:r>
      <w:r w:rsidR="00C2273C">
        <w:br/>
      </w:r>
      <w:r>
        <w:t xml:space="preserve">Lo script di partenza </w:t>
      </w:r>
      <w:r w:rsidRPr="007C0FF3">
        <w:rPr>
          <w:b/>
          <w:bCs/>
        </w:rPr>
        <w:t>add_template.bat</w:t>
      </w:r>
      <w:r w:rsidRPr="005768C3">
        <w:t xml:space="preserve"> </w:t>
      </w:r>
      <w:r w:rsidR="005768C3" w:rsidRPr="005768C3">
        <w:t>ha questo contenuto:</w:t>
      </w:r>
    </w:p>
    <w:p w14:paraId="75678D9F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@echo off</w:t>
      </w:r>
    </w:p>
    <w:p w14:paraId="20B10267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=========================================================</w:t>
      </w:r>
    </w:p>
    <w:p w14:paraId="41B5E3CA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AGGIUNTA NUOVA PAGINA: TEMPLATE</w:t>
      </w:r>
    </w:p>
    <w:p w14:paraId="79F082F6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=========================================================</w:t>
      </w:r>
    </w:p>
    <w:p w14:paraId="1ADD1B9E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2F7946CE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:: --- CONFIGURAZIONE PAGINA ---</w:t>
      </w:r>
    </w:p>
    <w:p w14:paraId="5A9E0E79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"PAGE_ID=template"</w:t>
      </w:r>
    </w:p>
    <w:p w14:paraId="7C9E164A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"NAV_KEY_ID=navtemplate"</w:t>
      </w:r>
    </w:p>
    <w:p w14:paraId="57CA0905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"PAGE_TITLE_IT=.??.. Template .??.."</w:t>
      </w:r>
    </w:p>
    <w:p w14:paraId="7CC8F3A2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:: inserire le coordinate Latitudine della foto scelta</w:t>
      </w:r>
    </w:p>
    <w:p w14:paraId="4437807E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 xml:space="preserve">SET "LAT=44.50085"  </w:t>
      </w:r>
    </w:p>
    <w:p w14:paraId="20493851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:: inserire le coordinate Longitudine della foto scelta</w:t>
      </w:r>
    </w:p>
    <w:p w14:paraId="34024D66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"LON=11.33610"</w:t>
      </w:r>
    </w:p>
    <w:p w14:paraId="576010F4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"DISTANCE=50"</w:t>
      </w:r>
    </w:p>
    <w:p w14:paraId="1B7744BF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"REPO_ROOT=C:\Users\User\Documents\GitHub\PortiSanLuca"</w:t>
      </w:r>
    </w:p>
    <w:p w14:paraId="499520A3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SET "UTILITIES=%REPO_ROOT%\Utilities"</w:t>
      </w:r>
    </w:p>
    <w:p w14:paraId="7911F177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:: -----------------------------</w:t>
      </w:r>
    </w:p>
    <w:p w14:paraId="406963C8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2625CBBF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1. Eseguo il backup dei file critici...</w:t>
      </w:r>
    </w:p>
    <w:p w14:paraId="13061AEF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6C43ED4E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:: Esegue il backup di main.js e dei 4 JSON prima di modificarli</w:t>
      </w:r>
    </w:p>
    <w:p w14:paraId="04F3C92B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"%REPO_ROOT%\main.js"</w:t>
      </w:r>
    </w:p>
    <w:p w14:paraId="1779259B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"%REPO_ROOT%\data\translations\it\texts.json"</w:t>
      </w:r>
    </w:p>
    <w:p w14:paraId="1DA45A84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"%REPO_ROOT%\data\translations\en\texts.json"</w:t>
      </w:r>
    </w:p>
    <w:p w14:paraId="45313E10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"%REPO_ROOT%\data\translations\es\texts.json"</w:t>
      </w:r>
    </w:p>
    <w:p w14:paraId="0D26C9ED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CALL "%UTILITIES%\salvag.bat" "%REPO_ROOT%\data\translations\fr\texts.json"</w:t>
      </w:r>
    </w:p>
    <w:p w14:paraId="241D41F8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11789BC4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ECHO.</w:t>
      </w:r>
    </w:p>
    <w:p w14:paraId="5AFC6B6B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2. Esecuzione dello script Python per gli interventi globali...</w:t>
      </w:r>
    </w:p>
    <w:p w14:paraId="20B1D113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60AE7A47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python add_page.py "%PAGE_ID%" "%NAV_KEY_ID%" "%PAGE_TITLE_IT%" "%LAT%" "%LON%" "%DISTANCE%" "%REPO_ROOT%"</w:t>
      </w:r>
    </w:p>
    <w:p w14:paraId="2095CE5C" w14:textId="77777777" w:rsidR="00F22A4E" w:rsidRPr="00F22A4E" w:rsidRDefault="00F22A4E" w:rsidP="00F22A4E">
      <w:pPr>
        <w:spacing w:after="0"/>
        <w:rPr>
          <w:rFonts w:cs="Miriam Mono CLM"/>
        </w:rPr>
      </w:pPr>
    </w:p>
    <w:p w14:paraId="2E1A6DB9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ECHO.</w:t>
      </w:r>
    </w:p>
    <w:p w14:paraId="46F024EE" w14:textId="77777777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ECHO Operazione completata. Controlla i file modificati.</w:t>
      </w:r>
    </w:p>
    <w:p w14:paraId="2FC3B31A" w14:textId="05C58652" w:rsidR="00F22A4E" w:rsidRPr="00F22A4E" w:rsidRDefault="00F22A4E" w:rsidP="00F22A4E">
      <w:pPr>
        <w:spacing w:after="0"/>
        <w:rPr>
          <w:rFonts w:cs="Miriam Mono CLM"/>
        </w:rPr>
      </w:pPr>
      <w:r w:rsidRPr="00F22A4E">
        <w:rPr>
          <w:rFonts w:cs="Miriam Mono CLM"/>
        </w:rPr>
        <w:t>PAUSE</w:t>
      </w:r>
    </w:p>
    <w:p w14:paraId="37C0D636" w14:textId="77777777" w:rsidR="00C45904" w:rsidRDefault="00C45904"/>
    <w:p w14:paraId="7A9086CB" w14:textId="6873CBE2" w:rsidR="005768C3" w:rsidRPr="005768C3" w:rsidRDefault="005768C3" w:rsidP="005768C3">
      <w:r w:rsidRPr="005768C3">
        <w:t>e come vedete quest</w:t>
      </w:r>
      <w:r w:rsidR="007C0FF3">
        <w:t>o script</w:t>
      </w:r>
      <w:r w:rsidRPr="005768C3">
        <w:t xml:space="preserve"> prevede che siano compilati a mano:</w:t>
      </w:r>
    </w:p>
    <w:p w14:paraId="159019A7" w14:textId="77777777" w:rsidR="005768C3" w:rsidRPr="005768C3" w:rsidRDefault="005768C3" w:rsidP="0047513D">
      <w:pPr>
        <w:spacing w:after="0"/>
      </w:pPr>
      <w:r w:rsidRPr="005768C3">
        <w:t>SET "PAGE_ID=</w:t>
      </w:r>
      <w:r w:rsidRPr="005768C3">
        <w:rPr>
          <w:b/>
          <w:bCs/>
        </w:rPr>
        <w:t>template</w:t>
      </w:r>
      <w:r w:rsidRPr="005768C3">
        <w:t>"</w:t>
      </w:r>
    </w:p>
    <w:p w14:paraId="5434D18A" w14:textId="4340185F" w:rsidR="005768C3" w:rsidRPr="005768C3" w:rsidRDefault="005768C3" w:rsidP="0047513D">
      <w:pPr>
        <w:spacing w:after="0"/>
      </w:pPr>
      <w:r w:rsidRPr="005768C3">
        <w:t>SET "NAV_KEY_ID=</w:t>
      </w:r>
      <w:r w:rsidRPr="005768C3">
        <w:rPr>
          <w:b/>
          <w:bCs/>
        </w:rPr>
        <w:t>nav</w:t>
      </w:r>
      <w:r w:rsidR="00A955B5">
        <w:rPr>
          <w:b/>
          <w:bCs/>
          <w:i/>
          <w:iCs/>
        </w:rPr>
        <w:t>T</w:t>
      </w:r>
      <w:r w:rsidRPr="005768C3">
        <w:rPr>
          <w:b/>
          <w:bCs/>
          <w:i/>
          <w:iCs/>
        </w:rPr>
        <w:t>emplate</w:t>
      </w:r>
      <w:r w:rsidRPr="005768C3">
        <w:t>"</w:t>
      </w:r>
    </w:p>
    <w:p w14:paraId="09578BFA" w14:textId="75112D4D" w:rsidR="005768C3" w:rsidRPr="005768C3" w:rsidRDefault="005768C3" w:rsidP="0047513D">
      <w:pPr>
        <w:spacing w:after="0"/>
      </w:pPr>
      <w:r w:rsidRPr="005768C3">
        <w:t>SET "PAGE_TITLE_IT</w:t>
      </w:r>
      <w:r w:rsidRPr="005768C3">
        <w:rPr>
          <w:b/>
          <w:bCs/>
        </w:rPr>
        <w:t>=.??.. Template .??..</w:t>
      </w:r>
      <w:r w:rsidRPr="005768C3">
        <w:t>"</w:t>
      </w:r>
      <w:r w:rsidR="009D04DF">
        <w:t xml:space="preserve"> Testo che compare nella testa</w:t>
      </w:r>
      <w:r w:rsidR="0076518D">
        <w:t>t</w:t>
      </w:r>
      <w:r w:rsidR="009D04DF">
        <w:t>a della pagina</w:t>
      </w:r>
    </w:p>
    <w:p w14:paraId="7EA1BE6C" w14:textId="47B06EF2" w:rsidR="005768C3" w:rsidRPr="005768C3" w:rsidRDefault="005768C3" w:rsidP="0047513D">
      <w:pPr>
        <w:spacing w:after="0"/>
      </w:pPr>
      <w:r w:rsidRPr="005768C3">
        <w:t>:: inserire le coordinate Latitudine della foto scelta</w:t>
      </w:r>
      <w:r w:rsidR="009D04DF">
        <w:t xml:space="preserve"> (</w:t>
      </w:r>
      <w:r w:rsidR="0063763F">
        <w:t>[</w:t>
      </w:r>
      <w:r w:rsidR="0063763F">
        <w:rPr>
          <w:b/>
          <w:bCs/>
        </w:rPr>
        <w:t>paginaxy]</w:t>
      </w:r>
      <w:r w:rsidR="0063763F" w:rsidRPr="00D91373">
        <w:rPr>
          <w:b/>
          <w:bCs/>
        </w:rPr>
        <w:t>.jpg</w:t>
      </w:r>
      <w:r w:rsidR="0063763F">
        <w:t xml:space="preserve"> </w:t>
      </w:r>
      <w:r w:rsidR="009D04DF">
        <w:t>)</w:t>
      </w:r>
    </w:p>
    <w:p w14:paraId="1E1335D0" w14:textId="77777777" w:rsidR="005768C3" w:rsidRPr="005768C3" w:rsidRDefault="005768C3" w:rsidP="0047513D">
      <w:pPr>
        <w:spacing w:after="0"/>
      </w:pPr>
      <w:r w:rsidRPr="005768C3">
        <w:t>SET "LAT=</w:t>
      </w:r>
      <w:r w:rsidRPr="0047513D">
        <w:rPr>
          <w:b/>
          <w:bCs/>
        </w:rPr>
        <w:t>44.50085</w:t>
      </w:r>
      <w:r w:rsidRPr="005768C3">
        <w:t>"  </w:t>
      </w:r>
    </w:p>
    <w:p w14:paraId="62043AB6" w14:textId="79731BE6" w:rsidR="005768C3" w:rsidRPr="005768C3" w:rsidRDefault="005768C3" w:rsidP="0047513D">
      <w:pPr>
        <w:spacing w:after="0"/>
      </w:pPr>
      <w:r w:rsidRPr="005768C3">
        <w:t>:: inserire le coordinate Longitudine della foto scelta</w:t>
      </w:r>
      <w:r w:rsidR="009D04DF">
        <w:t xml:space="preserve"> </w:t>
      </w:r>
      <w:r w:rsidR="0063763F">
        <w:t xml:space="preserve"> ([</w:t>
      </w:r>
      <w:r w:rsidR="0063763F">
        <w:rPr>
          <w:b/>
          <w:bCs/>
        </w:rPr>
        <w:t>paginaxy]</w:t>
      </w:r>
      <w:r w:rsidR="0063763F" w:rsidRPr="00D91373">
        <w:rPr>
          <w:b/>
          <w:bCs/>
        </w:rPr>
        <w:t>.jpg</w:t>
      </w:r>
      <w:r w:rsidR="0063763F">
        <w:t xml:space="preserve"> )</w:t>
      </w:r>
    </w:p>
    <w:p w14:paraId="574D4343" w14:textId="77777777" w:rsidR="005768C3" w:rsidRPr="005768C3" w:rsidRDefault="005768C3" w:rsidP="0047513D">
      <w:pPr>
        <w:spacing w:after="0"/>
      </w:pPr>
      <w:r w:rsidRPr="005768C3">
        <w:t>SET "LON=</w:t>
      </w:r>
      <w:r w:rsidRPr="0047513D">
        <w:rPr>
          <w:b/>
          <w:bCs/>
        </w:rPr>
        <w:t>11.33610</w:t>
      </w:r>
      <w:r w:rsidRPr="005768C3">
        <w:t>"</w:t>
      </w:r>
    </w:p>
    <w:p w14:paraId="4A1A57CD" w14:textId="77777777" w:rsidR="005768C3" w:rsidRPr="005768C3" w:rsidRDefault="005768C3" w:rsidP="0047513D">
      <w:pPr>
        <w:spacing w:after="0"/>
      </w:pPr>
      <w:r w:rsidRPr="005768C3">
        <w:t>SET "DISTANCE=</w:t>
      </w:r>
      <w:r w:rsidRPr="0047513D">
        <w:rPr>
          <w:b/>
          <w:bCs/>
        </w:rPr>
        <w:t>50</w:t>
      </w:r>
      <w:r w:rsidRPr="005768C3">
        <w:t>"</w:t>
      </w:r>
    </w:p>
    <w:p w14:paraId="03DD0E8A" w14:textId="77777777" w:rsidR="00EB3499" w:rsidRDefault="00EB3499" w:rsidP="0047513D">
      <w:pPr>
        <w:spacing w:after="0"/>
      </w:pPr>
    </w:p>
    <w:p w14:paraId="6FA733FA" w14:textId="1A107173" w:rsidR="005768C3" w:rsidRDefault="00DE2FB6" w:rsidP="0047513D">
      <w:pPr>
        <w:spacing w:after="0"/>
      </w:pPr>
      <w:r>
        <w:t xml:space="preserve">Riporto un esempio di come dovrebbe essere lo script </w:t>
      </w:r>
      <w:r w:rsidRPr="005768C3">
        <w:rPr>
          <w:b/>
          <w:bCs/>
        </w:rPr>
        <w:t>add_</w:t>
      </w:r>
      <w:r w:rsidR="00640D20">
        <w:rPr>
          <w:b/>
          <w:bCs/>
        </w:rPr>
        <w:t>paginaxy</w:t>
      </w:r>
      <w:r w:rsidRPr="005768C3">
        <w:rPr>
          <w:b/>
          <w:bCs/>
        </w:rPr>
        <w:t>.bat</w:t>
      </w:r>
    </w:p>
    <w:p w14:paraId="19477375" w14:textId="77777777" w:rsidR="00DE2FB6" w:rsidRDefault="00DE2FB6" w:rsidP="0047513D">
      <w:pPr>
        <w:spacing w:after="0"/>
      </w:pPr>
      <w:r>
        <w:t>@echo off</w:t>
      </w:r>
    </w:p>
    <w:p w14:paraId="65251BEE" w14:textId="77777777" w:rsidR="00DE2FB6" w:rsidRDefault="00DE2FB6" w:rsidP="0047513D">
      <w:pPr>
        <w:spacing w:after="0"/>
      </w:pPr>
      <w:r>
        <w:t>ECHO =========================================================</w:t>
      </w:r>
    </w:p>
    <w:p w14:paraId="5BAD5DCA" w14:textId="02A03088" w:rsidR="00DE2FB6" w:rsidRDefault="00DE2FB6" w:rsidP="0047513D">
      <w:pPr>
        <w:spacing w:after="0"/>
      </w:pPr>
      <w:r>
        <w:t xml:space="preserve">ECHO AGGIUNTA NUOVA PAGINA: </w:t>
      </w:r>
      <w:r w:rsidR="00640D20">
        <w:t>PAGINAXY</w:t>
      </w:r>
    </w:p>
    <w:p w14:paraId="24F3F08A" w14:textId="77777777" w:rsidR="00DE2FB6" w:rsidRDefault="00DE2FB6" w:rsidP="0047513D">
      <w:pPr>
        <w:spacing w:after="0"/>
      </w:pPr>
      <w:r>
        <w:t>ECHO =========================================================</w:t>
      </w:r>
    </w:p>
    <w:p w14:paraId="3D5FB606" w14:textId="77777777" w:rsidR="00DE2FB6" w:rsidRDefault="00DE2FB6" w:rsidP="0047513D">
      <w:pPr>
        <w:spacing w:after="0"/>
      </w:pPr>
      <w:r>
        <w:t> </w:t>
      </w:r>
    </w:p>
    <w:p w14:paraId="1BD6E07E" w14:textId="77777777" w:rsidR="00DE2FB6" w:rsidRDefault="00DE2FB6" w:rsidP="0047513D">
      <w:pPr>
        <w:spacing w:after="0"/>
      </w:pPr>
      <w:r>
        <w:t>:: --- CONFIGURAZIONE PAGINA (DA COMPILARE MANUALMENTE) ---</w:t>
      </w:r>
    </w:p>
    <w:p w14:paraId="1D6F1339" w14:textId="00CE35E3" w:rsidR="00DE2FB6" w:rsidRDefault="00DE2FB6" w:rsidP="0047513D">
      <w:pPr>
        <w:spacing w:after="0"/>
      </w:pPr>
      <w:r>
        <w:t>SET "PAGE_ID=</w:t>
      </w:r>
      <w:r w:rsidR="00640D20">
        <w:t>paginaxy</w:t>
      </w:r>
      <w:r>
        <w:t>"</w:t>
      </w:r>
    </w:p>
    <w:p w14:paraId="49413631" w14:textId="5236FFED" w:rsidR="00DE2FB6" w:rsidRDefault="00DE2FB6" w:rsidP="0047513D">
      <w:pPr>
        <w:spacing w:after="0"/>
      </w:pPr>
      <w:r>
        <w:t>SET "NAV_KEY_ID=nav</w:t>
      </w:r>
      <w:r w:rsidR="00640D20">
        <w:t>paginaxy</w:t>
      </w:r>
      <w:r>
        <w:t>"</w:t>
      </w:r>
    </w:p>
    <w:p w14:paraId="65C8D063" w14:textId="77777777" w:rsidR="00DE2FB6" w:rsidRDefault="00DE2FB6" w:rsidP="0047513D">
      <w:pPr>
        <w:spacing w:after="0"/>
      </w:pPr>
      <w:r>
        <w:t>SET "PAGE_TITLE_IT=Il nome della pagina nella navigazione"</w:t>
      </w:r>
    </w:p>
    <w:p w14:paraId="63EF56F4" w14:textId="77777777" w:rsidR="00DE2FB6" w:rsidRDefault="00DE2FB6" w:rsidP="0047513D">
      <w:pPr>
        <w:spacing w:after="0"/>
      </w:pPr>
      <w:r>
        <w:t>:: INSERISCI QUI LE COORDINATE ESTRATTE da get_coords_from_img.bat:</w:t>
      </w:r>
    </w:p>
    <w:p w14:paraId="6FE7CB8B" w14:textId="77777777" w:rsidR="00DE2FB6" w:rsidRDefault="00DE2FB6" w:rsidP="0047513D">
      <w:pPr>
        <w:spacing w:after="0"/>
      </w:pPr>
      <w:r>
        <w:t>SET "LAT=44.500664"</w:t>
      </w:r>
    </w:p>
    <w:p w14:paraId="2A788BD5" w14:textId="77777777" w:rsidR="00DE2FB6" w:rsidRDefault="00DE2FB6" w:rsidP="0047513D">
      <w:pPr>
        <w:spacing w:after="0"/>
      </w:pPr>
      <w:r>
        <w:t>SET "LON=11.340769"</w:t>
      </w:r>
    </w:p>
    <w:p w14:paraId="6D99396D" w14:textId="77777777" w:rsidR="00DE2FB6" w:rsidRDefault="00DE2FB6" w:rsidP="0047513D">
      <w:pPr>
        <w:spacing w:after="0"/>
      </w:pPr>
      <w:r>
        <w:t>SET "DISTANCE=50"</w:t>
      </w:r>
    </w:p>
    <w:p w14:paraId="2A3CFCA4" w14:textId="2FAF221C" w:rsidR="00DE2FB6" w:rsidRDefault="00DE2FB6" w:rsidP="0047513D">
      <w:pPr>
        <w:spacing w:after="0"/>
      </w:pPr>
      <w:r>
        <w:t>SET "REPO_ROOT=C:\Users\User\Documents\GitHub\</w:t>
      </w:r>
      <w:r w:rsidR="00C545F0">
        <w:t>Paginaxy</w:t>
      </w:r>
      <w:r>
        <w:t>"</w:t>
      </w:r>
    </w:p>
    <w:p w14:paraId="00B4E4BE" w14:textId="77777777" w:rsidR="00DE2FB6" w:rsidRDefault="00DE2FB6" w:rsidP="0047513D">
      <w:pPr>
        <w:spacing w:after="0"/>
      </w:pPr>
      <w:r>
        <w:t>SET "UTILITIES=%REPO_ROOT%\Utilities"</w:t>
      </w:r>
    </w:p>
    <w:p w14:paraId="36B7F33D" w14:textId="77777777" w:rsidR="00DE2FB6" w:rsidRDefault="00DE2FB6" w:rsidP="0047513D">
      <w:pPr>
        <w:spacing w:after="0"/>
      </w:pPr>
      <w:r>
        <w:t>:: --------------------------------------------------------</w:t>
      </w:r>
    </w:p>
    <w:p w14:paraId="49FB3710" w14:textId="77777777" w:rsidR="00DE2FB6" w:rsidRDefault="00DE2FB6" w:rsidP="0047513D">
      <w:pPr>
        <w:spacing w:after="0"/>
      </w:pPr>
      <w:r>
        <w:t> </w:t>
      </w:r>
    </w:p>
    <w:p w14:paraId="457C4631" w14:textId="77777777" w:rsidR="00DE2FB6" w:rsidRDefault="00DE2FB6" w:rsidP="0047513D">
      <w:pPr>
        <w:spacing w:after="0"/>
      </w:pPr>
      <w:r>
        <w:t>ECHO 1. Eseguo il backup dei file critici...</w:t>
      </w:r>
    </w:p>
    <w:p w14:paraId="4B9D966C" w14:textId="77777777" w:rsidR="00DE2FB6" w:rsidRDefault="00DE2FB6" w:rsidP="0047513D">
      <w:pPr>
        <w:spacing w:after="0"/>
      </w:pPr>
      <w:r>
        <w:t> </w:t>
      </w:r>
    </w:p>
    <w:p w14:paraId="77A09827" w14:textId="77777777" w:rsidR="00DE2FB6" w:rsidRDefault="00DE2FB6" w:rsidP="0047513D">
      <w:pPr>
        <w:spacing w:after="0"/>
      </w:pPr>
      <w:r>
        <w:lastRenderedPageBreak/>
        <w:t>:: Esegue il backup di main.js e dei 4 JSON prima di modificarli</w:t>
      </w:r>
    </w:p>
    <w:p w14:paraId="66FA1816" w14:textId="77777777" w:rsidR="00DE2FB6" w:rsidRDefault="00DE2FB6" w:rsidP="0047513D">
      <w:pPr>
        <w:spacing w:after="0"/>
      </w:pPr>
      <w:r>
        <w:t>CALL "%UTILITIES%\salvag.bat" "%REPO_ROOT%\main.js"</w:t>
      </w:r>
    </w:p>
    <w:p w14:paraId="237AF104" w14:textId="77777777" w:rsidR="00DE2FB6" w:rsidRDefault="00DE2FB6" w:rsidP="0047513D">
      <w:pPr>
        <w:spacing w:after="0"/>
      </w:pPr>
      <w:r>
        <w:t>CALL "%UTILITIES%\salvag.bat" "%REPO_ROOT%\data\translations\it\texts.json"</w:t>
      </w:r>
    </w:p>
    <w:p w14:paraId="3E7CE4F2" w14:textId="77777777" w:rsidR="00DE2FB6" w:rsidRDefault="00DE2FB6" w:rsidP="0047513D">
      <w:pPr>
        <w:spacing w:after="0"/>
      </w:pPr>
      <w:r>
        <w:t>CALL "%UTILITIES%\salvag.bat" "%REPO_ROOT%\data\translations\en\texts.json"</w:t>
      </w:r>
    </w:p>
    <w:p w14:paraId="5867DE1F" w14:textId="77777777" w:rsidR="00DE2FB6" w:rsidRDefault="00DE2FB6" w:rsidP="0047513D">
      <w:pPr>
        <w:spacing w:after="0"/>
      </w:pPr>
      <w:r>
        <w:t>CALL "%UTILITIES%\salvag.bat" "%REPO_ROOT%\data\translations\es\texts.json"</w:t>
      </w:r>
    </w:p>
    <w:p w14:paraId="23C12CAC" w14:textId="77777777" w:rsidR="00DE2FB6" w:rsidRDefault="00DE2FB6" w:rsidP="0047513D">
      <w:pPr>
        <w:spacing w:after="0"/>
      </w:pPr>
      <w:r>
        <w:t>CALL "%UTILITIES%\salvag.bat" "%REPO_ROOT%\data\translations\fr\texts.json"</w:t>
      </w:r>
    </w:p>
    <w:p w14:paraId="44DB7B0E" w14:textId="77777777" w:rsidR="00DE2FB6" w:rsidRDefault="00DE2FB6" w:rsidP="0047513D">
      <w:pPr>
        <w:spacing w:after="0"/>
      </w:pPr>
      <w:r>
        <w:t> </w:t>
      </w:r>
    </w:p>
    <w:p w14:paraId="330CA73F" w14:textId="77777777" w:rsidR="00DE2FB6" w:rsidRDefault="00DE2FB6" w:rsidP="0047513D">
      <w:pPr>
        <w:spacing w:after="0"/>
      </w:pPr>
      <w:r>
        <w:t>ECHO.</w:t>
      </w:r>
    </w:p>
    <w:p w14:paraId="0778E997" w14:textId="77777777" w:rsidR="00DE2FB6" w:rsidRDefault="00DE2FB6" w:rsidP="0047513D">
      <w:pPr>
        <w:spacing w:after="0"/>
      </w:pPr>
      <w:r>
        <w:t>ECHO 2. Esecuzione dello script Python per gli interventi globali...</w:t>
      </w:r>
    </w:p>
    <w:p w14:paraId="44A60731" w14:textId="30D6FE5A" w:rsidR="00DE2FB6" w:rsidRDefault="00DE2FB6" w:rsidP="0047513D">
      <w:pPr>
        <w:spacing w:after="0"/>
      </w:pPr>
      <w:r>
        <w:t xml:space="preserve">ECHO (Crea blocchi JSON, riga </w:t>
      </w:r>
      <w:r w:rsidR="00EB3499">
        <w:t>POIS</w:t>
      </w:r>
      <w:r>
        <w:t>_LOCATIONS, voce Nav e file HTML)</w:t>
      </w:r>
    </w:p>
    <w:p w14:paraId="306ECBA0" w14:textId="77777777" w:rsidR="00DE2FB6" w:rsidRDefault="00DE2FB6" w:rsidP="0047513D">
      <w:pPr>
        <w:spacing w:after="0"/>
      </w:pPr>
      <w:r>
        <w:t> </w:t>
      </w:r>
    </w:p>
    <w:p w14:paraId="25869763" w14:textId="77777777" w:rsidR="00DE2FB6" w:rsidRDefault="00DE2FB6" w:rsidP="0047513D">
      <w:pPr>
        <w:spacing w:after="0"/>
      </w:pPr>
      <w:r>
        <w:t>python add_page.py "%PAGE_ID%" "%NAV_KEY_ID%" "%PAGE_TITLE_IT%" "%LAT%" "%LON%" "%DISTANCE%" "%REPO_ROOT%"</w:t>
      </w:r>
    </w:p>
    <w:p w14:paraId="376A77C6" w14:textId="77777777" w:rsidR="00DE2FB6" w:rsidRDefault="00DE2FB6" w:rsidP="0047513D">
      <w:pPr>
        <w:spacing w:after="0"/>
      </w:pPr>
      <w:r>
        <w:t> </w:t>
      </w:r>
    </w:p>
    <w:p w14:paraId="0A81B35C" w14:textId="77777777" w:rsidR="00DE2FB6" w:rsidRDefault="00DE2FB6" w:rsidP="0047513D">
      <w:pPr>
        <w:spacing w:after="0"/>
      </w:pPr>
      <w:r>
        <w:t>ECHO.</w:t>
      </w:r>
    </w:p>
    <w:p w14:paraId="2CCA8E64" w14:textId="77777777" w:rsidR="00DE2FB6" w:rsidRDefault="00DE2FB6" w:rsidP="0047513D">
      <w:pPr>
        <w:spacing w:after="0"/>
      </w:pPr>
      <w:r>
        <w:t>ECHO Operazione completata. Controlla i file modificati.</w:t>
      </w:r>
    </w:p>
    <w:p w14:paraId="796F0783" w14:textId="71C54E1E" w:rsidR="00DE2FB6" w:rsidRPr="00DE2FB6" w:rsidRDefault="00DE2FB6" w:rsidP="0047513D">
      <w:pPr>
        <w:spacing w:after="0"/>
        <w:rPr>
          <w:u w:val="single"/>
        </w:rPr>
      </w:pPr>
      <w:r>
        <w:t>PAUSE</w:t>
      </w:r>
    </w:p>
    <w:p w14:paraId="7159BEF9" w14:textId="77777777" w:rsidR="00EB3499" w:rsidRDefault="00EB3499" w:rsidP="005768C3"/>
    <w:p w14:paraId="4D69862A" w14:textId="574BB9FC" w:rsidR="00CA21C2" w:rsidRDefault="002109C0" w:rsidP="005768C3">
      <w:r>
        <w:t>Le coordinate GPS che le abbiamo estratte al punto “</w:t>
      </w:r>
      <w:r w:rsidRPr="00EB3499">
        <w:rPr>
          <w:b/>
          <w:bCs/>
        </w:rPr>
        <w:t>Identificazione delle coordinate GPS</w:t>
      </w:r>
      <w:r>
        <w:t xml:space="preserve">” saranno inserite nella tabella </w:t>
      </w:r>
      <w:r w:rsidR="00CC1120">
        <w:t>POIS</w:t>
      </w:r>
      <w:r w:rsidR="005768C3" w:rsidRPr="005768C3">
        <w:t>_LOCATIONS</w:t>
      </w:r>
      <w:r>
        <w:t xml:space="preserve"> del codice main.js</w:t>
      </w:r>
      <w:r>
        <w:br/>
      </w:r>
      <w:r w:rsidR="005768C3" w:rsidRPr="005768C3">
        <w:t xml:space="preserve"> </w:t>
      </w:r>
    </w:p>
    <w:p w14:paraId="770CE6FB" w14:textId="12895230" w:rsidR="00C45904" w:rsidRDefault="00C45904" w:rsidP="00C45904">
      <w:pPr>
        <w:pStyle w:val="Titolo4"/>
      </w:pPr>
      <w:r>
        <w:t xml:space="preserve">Aggiornamento codice </w:t>
      </w:r>
      <w:r w:rsidRPr="00C45904">
        <w:rPr>
          <w:b/>
          <w:bCs/>
          <w:i w:val="0"/>
          <w:iCs w:val="0"/>
        </w:rPr>
        <w:t>add_page.py</w:t>
      </w:r>
    </w:p>
    <w:p w14:paraId="1F9893F5" w14:textId="77777777" w:rsidR="00C45904" w:rsidRPr="00C45904" w:rsidRDefault="00C45904" w:rsidP="00C45904">
      <w:r>
        <w:t xml:space="preserve">Dobbiamo aggiornare anche il </w:t>
      </w:r>
      <w:r w:rsidRPr="00C45904">
        <w:t>codice</w:t>
      </w:r>
      <w:r w:rsidRPr="00C45904">
        <w:rPr>
          <w:b/>
          <w:bCs/>
        </w:rPr>
        <w:t xml:space="preserve"> add_page.py</w:t>
      </w:r>
      <w:r>
        <w:t xml:space="preserve"> a queste righe</w:t>
      </w:r>
      <w:r>
        <w:br/>
      </w:r>
      <w:r w:rsidRPr="00C45904">
        <w:t>def get_translations_for_nav(page_title_it):</w:t>
      </w:r>
    </w:p>
    <w:p w14:paraId="3B70F1D9" w14:textId="77777777" w:rsidR="00C45904" w:rsidRPr="00C45904" w:rsidRDefault="00C45904" w:rsidP="0047513D">
      <w:pPr>
        <w:spacing w:after="0"/>
      </w:pPr>
      <w:r w:rsidRPr="00C45904">
        <w:t>    """</w:t>
      </w:r>
    </w:p>
    <w:p w14:paraId="76FAF57C" w14:textId="77777777" w:rsidR="00C45904" w:rsidRPr="00C45904" w:rsidRDefault="00C45904" w:rsidP="0047513D">
      <w:pPr>
        <w:spacing w:after="0"/>
      </w:pPr>
      <w:r w:rsidRPr="00C45904">
        <w:t>    Ritorna le traduzioni hardcoded per il link di navigazione.</w:t>
      </w:r>
    </w:p>
    <w:p w14:paraId="14A88638" w14:textId="77777777" w:rsidR="00C45904" w:rsidRPr="00C45904" w:rsidRDefault="00C45904" w:rsidP="0047513D">
      <w:pPr>
        <w:spacing w:after="0"/>
      </w:pPr>
      <w:r w:rsidRPr="00C45904">
        <w:t>    """</w:t>
      </w:r>
    </w:p>
    <w:p w14:paraId="2031C2AD" w14:textId="7F58BF32" w:rsidR="00C45904" w:rsidRPr="00C45904" w:rsidRDefault="00C45904" w:rsidP="0047513D">
      <w:pPr>
        <w:spacing w:after="0"/>
      </w:pPr>
      <w:r w:rsidRPr="00C45904">
        <w:t>    print("ATTENZIONE: Stiamo usando traduzioni placeholder per il menu. AGGIORNARE manual</w:t>
      </w:r>
      <w:r w:rsidR="00734A1C">
        <w:t>me</w:t>
      </w:r>
      <w:r w:rsidRPr="00C45904">
        <w:t>nte se necessario.")</w:t>
      </w:r>
    </w:p>
    <w:p w14:paraId="30062065" w14:textId="77777777" w:rsidR="00C45904" w:rsidRPr="00C45904" w:rsidRDefault="00C45904" w:rsidP="0047513D">
      <w:pPr>
        <w:spacing w:after="0"/>
      </w:pPr>
      <w:r w:rsidRPr="00C45904">
        <w:t>    return {</w:t>
      </w:r>
    </w:p>
    <w:p w14:paraId="76158959" w14:textId="77777777" w:rsidR="00C45904" w:rsidRPr="00C45904" w:rsidRDefault="00C45904" w:rsidP="0047513D">
      <w:pPr>
        <w:spacing w:after="0"/>
      </w:pPr>
      <w:r w:rsidRPr="00C45904">
        <w:t>        'it': page_title_it,</w:t>
      </w:r>
    </w:p>
    <w:p w14:paraId="33430030" w14:textId="4B6BE452" w:rsidR="00C45904" w:rsidRPr="00C45904" w:rsidRDefault="00C45904" w:rsidP="0047513D">
      <w:pPr>
        <w:spacing w:after="0"/>
      </w:pPr>
      <w:r w:rsidRPr="00C45904">
        <w:t>        'en': '</w:t>
      </w:r>
      <w:r>
        <w:t>??? inglese ???</w:t>
      </w:r>
      <w:r w:rsidRPr="00C45904">
        <w:t>', # Traduzione placeholder EN (Regolare se necessario)</w:t>
      </w:r>
    </w:p>
    <w:p w14:paraId="2C6AF7CC" w14:textId="7ED037E0" w:rsidR="00C45904" w:rsidRPr="00C45904" w:rsidRDefault="00C45904" w:rsidP="0047513D">
      <w:pPr>
        <w:spacing w:after="0"/>
      </w:pPr>
      <w:r w:rsidRPr="00C45904">
        <w:t xml:space="preserve">        'es': </w:t>
      </w:r>
      <w:r>
        <w:t>??? spagnolo ???’</w:t>
      </w:r>
      <w:r w:rsidRPr="00C45904">
        <w:t>, # Traduzione placeholder ES (Regolare se necessario)</w:t>
      </w:r>
    </w:p>
    <w:p w14:paraId="1EB11618" w14:textId="0C7DCABE" w:rsidR="00C45904" w:rsidRPr="00C45904" w:rsidRDefault="00C45904" w:rsidP="0047513D">
      <w:pPr>
        <w:spacing w:after="0"/>
      </w:pPr>
      <w:r w:rsidRPr="00C45904">
        <w:t xml:space="preserve">        'fr': </w:t>
      </w:r>
      <w:r>
        <w:t xml:space="preserve">??? francese ???’ </w:t>
      </w:r>
      <w:r w:rsidRPr="00C45904">
        <w:t># Traduzione placeholder FR (Regolare se necessario)</w:t>
      </w:r>
    </w:p>
    <w:p w14:paraId="0AA9470D" w14:textId="77777777" w:rsidR="00C45904" w:rsidRPr="00C45904" w:rsidRDefault="00C45904" w:rsidP="0047513D">
      <w:pPr>
        <w:spacing w:after="0"/>
      </w:pPr>
      <w:r w:rsidRPr="00C45904">
        <w:t>    }</w:t>
      </w:r>
    </w:p>
    <w:p w14:paraId="5D643BF9" w14:textId="1B0047FA" w:rsidR="00C45904" w:rsidRDefault="00C45904" w:rsidP="005768C3"/>
    <w:p w14:paraId="0DFCCDD5" w14:textId="10E3AEC4" w:rsidR="00652250" w:rsidRDefault="0076518D" w:rsidP="005768C3">
      <w:r>
        <w:t xml:space="preserve">Possiamo eseguire </w:t>
      </w:r>
      <w:r w:rsidRPr="005768C3">
        <w:rPr>
          <w:b/>
          <w:bCs/>
        </w:rPr>
        <w:t>add_</w:t>
      </w:r>
      <w:r w:rsidR="00640D20">
        <w:rPr>
          <w:b/>
          <w:bCs/>
        </w:rPr>
        <w:t>paginaxy</w:t>
      </w:r>
      <w:r w:rsidRPr="005768C3">
        <w:rPr>
          <w:b/>
          <w:bCs/>
        </w:rPr>
        <w:t>.bat</w:t>
      </w:r>
      <w:r>
        <w:rPr>
          <w:b/>
          <w:bCs/>
        </w:rPr>
        <w:t xml:space="preserve">, </w:t>
      </w:r>
      <w:r>
        <w:t>ma ancora non abbiamo tutti i dati.</w:t>
      </w:r>
      <w:r>
        <w:br/>
      </w:r>
    </w:p>
    <w:p w14:paraId="397B5B8E" w14:textId="77777777" w:rsidR="00DE2FB6" w:rsidRDefault="00DE2FB6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1AA3EFE" w14:textId="645ACC9F" w:rsidR="00CA21C2" w:rsidRDefault="00CA21C2" w:rsidP="00CA21C2">
      <w:pPr>
        <w:pStyle w:val="Titolo3"/>
      </w:pPr>
      <w:r>
        <w:lastRenderedPageBreak/>
        <w:t>Dopo aver eseguito add_</w:t>
      </w:r>
      <w:r w:rsidR="00640D20">
        <w:t>paginaxy</w:t>
      </w:r>
      <w:r>
        <w:t>.bat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1752BD4B" w14:textId="77777777" w:rsidTr="00DD1F4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E9CD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3263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DE47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6DB3C1B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496B9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7250D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54881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68C39B79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D96F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5AD03" w14:textId="2BABCF6A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562E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Creazione dei files audio placeholder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B554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219F2EC9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05596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03328" w14:textId="2B4BA7D6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562E78" w:rsidRPr="00562E7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copia_mp3_nondisp.bat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7734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3ED248CF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29861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CA665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82C9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D9C4A57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00564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B9F26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55C22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4103FAEB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C91BF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0115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554D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62BA78D0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DE229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A221A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B05CD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1F3F6266" w14:textId="77777777" w:rsidR="00B11C9E" w:rsidRDefault="00B11C9E" w:rsidP="00FE12D5"/>
    <w:p w14:paraId="2B2321AA" w14:textId="1DFFBB65" w:rsidR="00FE12D5" w:rsidRDefault="00CA21C2" w:rsidP="00FE12D5">
      <w:r>
        <w:t>Con lo script add_</w:t>
      </w:r>
      <w:r w:rsidR="00640D20">
        <w:t>paginaxy</w:t>
      </w:r>
      <w:r>
        <w:t>.bat a</w:t>
      </w:r>
      <w:r w:rsidR="0076518D">
        <w:t>bbiamo</w:t>
      </w:r>
      <w:r w:rsidR="00FE12D5">
        <w:t xml:space="preserve"> creato</w:t>
      </w:r>
      <w:r w:rsidR="0076518D">
        <w:t xml:space="preserve"> il blocco </w:t>
      </w:r>
      <w:r>
        <w:t xml:space="preserve">nei text.json </w:t>
      </w:r>
      <w:r w:rsidR="0076518D">
        <w:t>nelle varie lingue</w:t>
      </w:r>
      <w:r w:rsidR="00AF6791">
        <w:t>.</w:t>
      </w:r>
    </w:p>
    <w:p w14:paraId="5E1CCE88" w14:textId="69F78159" w:rsidR="00FE12D5" w:rsidRDefault="00FE12D5" w:rsidP="00FE12D5">
      <w:r>
        <w:t>Le operazioni successive sono:</w:t>
      </w:r>
    </w:p>
    <w:p w14:paraId="09F6D2C9" w14:textId="05115460" w:rsidR="00652250" w:rsidRDefault="00770D34" w:rsidP="00CA21C2">
      <w:pPr>
        <w:pStyle w:val="Paragrafoelenco"/>
        <w:numPr>
          <w:ilvl w:val="0"/>
          <w:numId w:val="9"/>
        </w:numPr>
      </w:pPr>
      <w:r>
        <w:t>creare</w:t>
      </w:r>
      <w:r w:rsidR="0076518D">
        <w:t xml:space="preserve"> i</w:t>
      </w:r>
      <w:r>
        <w:t xml:space="preserve"> </w:t>
      </w:r>
      <w:r w:rsidR="0076518D">
        <w:t xml:space="preserve">file .mp3 </w:t>
      </w:r>
      <w:r w:rsidR="007F298A">
        <w:t>“placeholder”</w:t>
      </w:r>
      <w:r w:rsidR="007C0FF3">
        <w:t xml:space="preserve"> </w:t>
      </w:r>
      <w:r>
        <w:t xml:space="preserve">nelle varie lingue usando la procedura </w:t>
      </w:r>
      <w:r w:rsidRPr="00FE12D5">
        <w:rPr>
          <w:b/>
          <w:bCs/>
        </w:rPr>
        <w:t>copia_mp3_nondisp.bat</w:t>
      </w:r>
      <w:r w:rsidRPr="00770D34">
        <w:t xml:space="preserve"> </w:t>
      </w:r>
      <w:r>
        <w:t>passandole il nome della pagina “</w:t>
      </w:r>
      <w:r w:rsidR="00640D20">
        <w:t>Paginaxy</w:t>
      </w:r>
      <w:r>
        <w:t>”</w:t>
      </w:r>
      <w:r w:rsidR="00652250">
        <w:t xml:space="preserve"> che crea </w:t>
      </w:r>
      <w:r w:rsidR="00FE12D5">
        <w:t>i files</w:t>
      </w:r>
      <w:r w:rsidR="00652250">
        <w:t xml:space="preserve"> </w:t>
      </w:r>
      <w:r w:rsidR="00652250" w:rsidRPr="00652250">
        <w:t>C:\Users\User\Documents\GitHub\</w:t>
      </w:r>
      <w:r w:rsidR="00FE12D5">
        <w:t>QuartierePorto</w:t>
      </w:r>
      <w:r w:rsidR="00652250" w:rsidRPr="00652250">
        <w:t>\Assets\Audio\</w:t>
      </w:r>
      <w:r w:rsidR="0057498D">
        <w:t>zz</w:t>
      </w:r>
      <w:r w:rsidR="00652250" w:rsidRPr="00652250">
        <w:t>\</w:t>
      </w:r>
      <w:r w:rsidR="00640D20">
        <w:t>Paginaxy</w:t>
      </w:r>
      <w:r w:rsidR="00652250" w:rsidRPr="00652250">
        <w:t>.mp3</w:t>
      </w:r>
      <w:r w:rsidR="008A2CFA">
        <w:t xml:space="preserve"> </w:t>
      </w:r>
      <w:r w:rsidR="00FE12D5">
        <w:br/>
      </w:r>
      <w:r w:rsidR="008A2CFA">
        <w:t>dove “</w:t>
      </w:r>
      <w:r w:rsidR="0057498D">
        <w:t>zz</w:t>
      </w:r>
      <w:r w:rsidR="008A2CFA">
        <w:t>” è it, en, es o fr.</w:t>
      </w:r>
      <w:r w:rsidR="00652250">
        <w:t xml:space="preserve"> </w:t>
      </w:r>
    </w:p>
    <w:p w14:paraId="29A79583" w14:textId="76C4D37A" w:rsidR="00B11C9E" w:rsidRDefault="00752B8A" w:rsidP="00414B8B">
      <w:pPr>
        <w:pStyle w:val="Paragrafoelenco"/>
        <w:numPr>
          <w:ilvl w:val="0"/>
          <w:numId w:val="9"/>
        </w:numPr>
      </w:pPr>
      <w:r>
        <w:t xml:space="preserve">Verifichiamo </w:t>
      </w:r>
      <w:r w:rsidR="00FE12D5">
        <w:t xml:space="preserve">se </w:t>
      </w:r>
      <w:r>
        <w:t xml:space="preserve">abbiamo creato il blocco </w:t>
      </w:r>
      <w:r w:rsidR="00640D20">
        <w:t>paginaxy</w:t>
      </w:r>
      <w:r>
        <w:t xml:space="preserve"> nei files.json per la pagina </w:t>
      </w:r>
      <w:r w:rsidR="00640D20">
        <w:t>paginaxy</w:t>
      </w:r>
      <w:r>
        <w:t xml:space="preserve"> </w:t>
      </w:r>
      <w:r w:rsidR="008C5EA8">
        <w:t>come struttura, le chiavi non sono ancora valorizzate.</w:t>
      </w:r>
      <w:r w:rsidR="008C5EA8">
        <w:br/>
      </w:r>
    </w:p>
    <w:p w14:paraId="71C79729" w14:textId="77777777" w:rsidR="00B11C9E" w:rsidRDefault="00B11C9E">
      <w:r>
        <w:br w:type="page"/>
      </w:r>
    </w:p>
    <w:p w14:paraId="7E22C70C" w14:textId="21850028" w:rsidR="008C5EA8" w:rsidRDefault="008C5EA8" w:rsidP="00751F7E">
      <w:pPr>
        <w:pStyle w:val="Titolo3"/>
      </w:pPr>
      <w:r>
        <w:lastRenderedPageBreak/>
        <w:t xml:space="preserve">Caricamento dei testi </w:t>
      </w:r>
      <w:del w:id="608" w:author="Ruggero Rostirolla" w:date="2026-02-02T08:43:00Z" w16du:dateUtc="2026-02-02T07:43:00Z">
        <w:r>
          <w:delText>con lo</w:delText>
        </w:r>
      </w:del>
      <w:ins w:id="609" w:author="Ruggero Rostirolla" w:date="2026-02-02T08:43:00Z" w16du:dateUtc="2026-02-02T07:43:00Z">
        <w:r w:rsidR="00F743F8">
          <w:t>dinamici:</w:t>
        </w:r>
      </w:ins>
      <w:r w:rsidR="00F743F8">
        <w:t xml:space="preserve"> </w:t>
      </w:r>
      <w:r>
        <w:t xml:space="preserve">script </w:t>
      </w:r>
      <w:r w:rsidR="005A218C">
        <w:t>update_json.bat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2657AD34" w14:textId="77777777" w:rsidTr="00DD1F4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26A24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EA651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F56F5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2923585D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C6036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3B38F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C5AC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36640BA1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1B9F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8CCFD" w14:textId="09D93341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734D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Creazione di </w:t>
            </w:r>
            <w:r w:rsidR="00734D32" w:rsidRPr="00734D3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caricamento_testi_{lang}_paginaxy.bat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CFAF2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306F7BC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EE0C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1079B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DA7B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6055FE84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AB73F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4BE76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B6EC9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2C66A881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2049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5F6C1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84047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E96EFC6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B25FD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D65E7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B26A9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80BD73B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93242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9D1B7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F14C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3F250D0C" w14:textId="77777777" w:rsidR="00B11C9E" w:rsidRDefault="00B11C9E" w:rsidP="00751F7E"/>
    <w:p w14:paraId="7AFA1370" w14:textId="77777777" w:rsidR="000172E0" w:rsidRDefault="00414B8B" w:rsidP="000172E0">
      <w:pPr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</w:pPr>
      <w:r>
        <w:t xml:space="preserve">Procediamo al </w:t>
      </w:r>
      <w:r w:rsidRPr="00CA21C2">
        <w:rPr>
          <w:b/>
          <w:bCs/>
        </w:rPr>
        <w:t>caricamento dei testi</w:t>
      </w:r>
      <w:r>
        <w:rPr>
          <w:b/>
          <w:bCs/>
        </w:rPr>
        <w:t xml:space="preserve"> </w:t>
      </w:r>
      <w:r>
        <w:t xml:space="preserve">per il blocco italiano dei vari mainTextx usando lo script </w:t>
      </w:r>
      <w:r w:rsidR="00734D32" w:rsidRPr="00734D32">
        <w:rPr>
          <w:rFonts w:ascii="Aptos Narrow" w:eastAsia="Times New Roman" w:hAnsi="Aptos Narrow" w:cs="Times New Roman"/>
          <w:b/>
          <w:bCs/>
          <w:color w:val="000000"/>
          <w:kern w:val="0"/>
          <w:lang w:eastAsia="it-IT"/>
          <w14:ligatures w14:val="none"/>
        </w:rPr>
        <w:t>caricamento_testi_it_paginaxy.bat</w:t>
      </w:r>
      <w:r w:rsidR="00734D32" w:rsidRPr="008C5EA8">
        <w:rPr>
          <w:b/>
          <w:bCs/>
        </w:rPr>
        <w:t xml:space="preserve"> </w:t>
      </w:r>
      <w:r w:rsidR="00734D32">
        <w:t xml:space="preserve">che viene creato copiando </w:t>
      </w:r>
      <w:r w:rsidR="00734D32" w:rsidRPr="00734D32">
        <w:rPr>
          <w:rFonts w:ascii="Aptos Narrow" w:eastAsia="Times New Roman" w:hAnsi="Aptos Narrow" w:cs="Times New Roman"/>
          <w:b/>
          <w:bCs/>
          <w:color w:val="000000"/>
          <w:kern w:val="0"/>
          <w:lang w:eastAsia="it-IT"/>
          <w14:ligatures w14:val="none"/>
        </w:rPr>
        <w:t>caricamento_testi</w:t>
      </w:r>
      <w:r w:rsidR="00734D32">
        <w:rPr>
          <w:rFonts w:ascii="Aptos Narrow" w:eastAsia="Times New Roman" w:hAnsi="Aptos Narrow" w:cs="Times New Roman"/>
          <w:b/>
          <w:bCs/>
          <w:color w:val="000000"/>
          <w:kern w:val="0"/>
          <w:lang w:eastAsia="it-IT"/>
          <w14:ligatures w14:val="none"/>
        </w:rPr>
        <w:t>.</w:t>
      </w:r>
      <w:r w:rsidR="00734D32" w:rsidRPr="00734D32">
        <w:rPr>
          <w:rFonts w:ascii="Aptos Narrow" w:eastAsia="Times New Roman" w:hAnsi="Aptos Narrow" w:cs="Times New Roman"/>
          <w:b/>
          <w:bCs/>
          <w:color w:val="000000"/>
          <w:kern w:val="0"/>
          <w:lang w:eastAsia="it-IT"/>
          <w14:ligatures w14:val="none"/>
        </w:rPr>
        <w:t>bat</w:t>
      </w:r>
      <w:r w:rsidR="000172E0">
        <w:rPr>
          <w:rFonts w:ascii="Aptos Narrow" w:eastAsia="Times New Roman" w:hAnsi="Aptos Narrow" w:cs="Times New Roman"/>
          <w:b/>
          <w:bCs/>
          <w:color w:val="000000"/>
          <w:kern w:val="0"/>
          <w:lang w:eastAsia="it-IT"/>
          <w14:ligatures w14:val="none"/>
        </w:rPr>
        <w:t>.</w:t>
      </w:r>
      <w:r w:rsidR="00734D32">
        <w:rPr>
          <w:rFonts w:ascii="Aptos Narrow" w:eastAsia="Times New Roman" w:hAnsi="Aptos Narrow" w:cs="Times New Roman"/>
          <w:b/>
          <w:bCs/>
          <w:color w:val="000000"/>
          <w:kern w:val="0"/>
          <w:lang w:eastAsia="it-IT"/>
          <w14:ligatures w14:val="none"/>
        </w:rPr>
        <w:br/>
      </w:r>
      <w:r w:rsidR="000172E0"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  <w:t>dobbiamo impostare le seguenti righe:</w:t>
      </w:r>
      <w:r w:rsidR="000172E0"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  <w:br/>
      </w:r>
      <w:r w:rsidR="000172E0" w:rsidRPr="000172E0"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  <w:t>SET PAGE_ID=</w:t>
      </w:r>
      <w:r w:rsidR="000172E0"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  <w:t>paginaxy</w:t>
      </w:r>
    </w:p>
    <w:p w14:paraId="04C83C48" w14:textId="023957D0" w:rsidR="000172E0" w:rsidRDefault="000172E0" w:rsidP="000172E0">
      <w:pPr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  <w:t xml:space="preserve">per la lingua italiana </w:t>
      </w:r>
      <w:r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  <w:br/>
      </w:r>
      <w:r w:rsidRPr="000172E0"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  <w:t>SET LANG=it</w:t>
      </w:r>
      <w:r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  <w:t xml:space="preserve"> </w:t>
      </w:r>
    </w:p>
    <w:p w14:paraId="7933707F" w14:textId="46D9C5AA" w:rsidR="000172E0" w:rsidRDefault="000172E0" w:rsidP="000172E0">
      <w:pPr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  <w:t>ovviamente vengono creati gli script caricamento_... per le altre lingue en, es e fr</w:t>
      </w:r>
    </w:p>
    <w:p w14:paraId="06E8FECE" w14:textId="5EC7F253" w:rsidR="00751F7E" w:rsidRDefault="000172E0" w:rsidP="000460E5">
      <w:pPr>
        <w:spacing w:after="0"/>
        <w:jc w:val="both"/>
      </w:pPr>
      <w:r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  <w:t>Questi</w:t>
      </w:r>
      <w:r w:rsidR="00734D32"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  <w:t xml:space="preserve"> </w:t>
      </w:r>
      <w:r>
        <w:rPr>
          <w:rFonts w:ascii="Aptos Narrow" w:eastAsia="Times New Roman" w:hAnsi="Aptos Narrow" w:cs="Times New Roman"/>
          <w:color w:val="000000"/>
          <w:kern w:val="0"/>
          <w:lang w:eastAsia="it-IT"/>
          <w14:ligatures w14:val="none"/>
        </w:rPr>
        <w:t xml:space="preserve">script caricamento_...  richiamano </w:t>
      </w:r>
      <w:r w:rsidR="00414B8B" w:rsidRPr="008C5EA8">
        <w:rPr>
          <w:b/>
          <w:bCs/>
        </w:rPr>
        <w:t>update_json.bat</w:t>
      </w:r>
      <w:r w:rsidR="00414B8B">
        <w:t xml:space="preserve"> che si trova nella radice del progetto.</w:t>
      </w:r>
      <w:r w:rsidR="009133E6">
        <w:br/>
        <w:t xml:space="preserve">Il caricamento nei files .json per il blocco paginaxy viene fatto da </w:t>
      </w:r>
      <w:r w:rsidR="009133E6" w:rsidRPr="009133E6">
        <w:rPr>
          <w:b/>
          <w:bCs/>
        </w:rPr>
        <w:t>json_updater.py</w:t>
      </w:r>
      <w:r w:rsidR="00414B8B">
        <w:br/>
        <w:t xml:space="preserve">Dovendo fare un caricamento massivo </w:t>
      </w:r>
      <w:r w:rsidR="005A218C">
        <w:t>potrà essere modificata e</w:t>
      </w:r>
      <w:r w:rsidR="00414B8B">
        <w:t xml:space="preserve"> chiamata la script  </w:t>
      </w:r>
      <w:r w:rsidR="00414B8B" w:rsidRPr="00414B8B">
        <w:rPr>
          <w:b/>
          <w:bCs/>
        </w:rPr>
        <w:t>esegui_all_update_json.bat</w:t>
      </w:r>
      <w:r w:rsidR="00414B8B">
        <w:rPr>
          <w:b/>
          <w:bCs/>
        </w:rPr>
        <w:t xml:space="preserve"> </w:t>
      </w:r>
      <w:r w:rsidR="00414B8B">
        <w:t>della quale riporto un esempio</w:t>
      </w:r>
      <w:r w:rsidR="00751F7E">
        <w:t>:</w:t>
      </w:r>
      <w:r w:rsidR="00414B8B">
        <w:br/>
      </w:r>
      <w:r w:rsidR="00414B8B">
        <w:br/>
      </w:r>
      <w:r w:rsidR="00751F7E">
        <w:t xml:space="preserve">CALL update_json.bat it   </w:t>
      </w:r>
      <w:r w:rsidR="00640D20">
        <w:t>paginaxy</w:t>
      </w:r>
      <w:r w:rsidR="00751F7E">
        <w:t>.mainText   it_</w:t>
      </w:r>
      <w:r w:rsidR="009133E6">
        <w:t>p</w:t>
      </w:r>
      <w:r w:rsidR="00640D20">
        <w:t>aginaxy</w:t>
      </w:r>
      <w:r w:rsidR="00751F7E">
        <w:t>_mainText.txt</w:t>
      </w:r>
    </w:p>
    <w:p w14:paraId="62CF3516" w14:textId="4BB9DF1E" w:rsidR="00751F7E" w:rsidRDefault="00751F7E" w:rsidP="000172E0">
      <w:pPr>
        <w:spacing w:after="0"/>
      </w:pPr>
      <w:r>
        <w:t xml:space="preserve">CALL update_json.bat it   </w:t>
      </w:r>
      <w:r w:rsidR="00640D20">
        <w:t>paginaxy</w:t>
      </w:r>
      <w:r>
        <w:t>.mainText1   it_</w:t>
      </w:r>
      <w:r w:rsidR="009133E6">
        <w:t>p</w:t>
      </w:r>
      <w:r w:rsidR="00640D20">
        <w:t>aginaxy</w:t>
      </w:r>
      <w:r>
        <w:t>_mainText1.txt</w:t>
      </w:r>
    </w:p>
    <w:p w14:paraId="423489D3" w14:textId="12167EF9" w:rsidR="00751F7E" w:rsidRDefault="00751F7E" w:rsidP="000172E0">
      <w:pPr>
        <w:spacing w:after="0"/>
      </w:pPr>
      <w:r>
        <w:t xml:space="preserve">CALL update_json.bat it   </w:t>
      </w:r>
      <w:r w:rsidR="00640D20">
        <w:t>paginaxy</w:t>
      </w:r>
      <w:r>
        <w:t>.mainText2   it_</w:t>
      </w:r>
      <w:r w:rsidR="009133E6">
        <w:t>p</w:t>
      </w:r>
      <w:r w:rsidR="00640D20">
        <w:t>aginaxy</w:t>
      </w:r>
      <w:r>
        <w:t>_mainText2.txt</w:t>
      </w:r>
    </w:p>
    <w:p w14:paraId="74982EA7" w14:textId="2C6C7785" w:rsidR="00B11C9E" w:rsidRDefault="00B11C9E">
      <w:r>
        <w:br w:type="page"/>
      </w:r>
    </w:p>
    <w:p w14:paraId="369BB1ED" w14:textId="00DAD9E2" w:rsidR="00F743F8" w:rsidRDefault="00F743F8" w:rsidP="00F743F8">
      <w:pPr>
        <w:pStyle w:val="Titolo3"/>
        <w:rPr>
          <w:ins w:id="610" w:author="Ruggero Rostirolla" w:date="2026-02-02T08:43:00Z" w16du:dateUtc="2026-02-02T07:43:00Z"/>
        </w:rPr>
      </w:pPr>
      <w:bookmarkStart w:id="611" w:name="_Caricamento_dei_testi"/>
      <w:bookmarkEnd w:id="611"/>
      <w:ins w:id="612" w:author="Ruggero Rostirolla" w:date="2026-02-02T08:43:00Z" w16du:dateUtc="2026-02-02T07:43:00Z">
        <w:r>
          <w:lastRenderedPageBreak/>
          <w:t xml:space="preserve">Caricamento dei testi statici: </w:t>
        </w:r>
        <w:r w:rsidRPr="00F743F8">
          <w:t>manual_key_updater.bat</w:t>
        </w:r>
      </w:ins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F743F8" w:rsidRPr="00295975" w14:paraId="7428165C" w14:textId="77777777" w:rsidTr="00DD1F40">
        <w:trPr>
          <w:trHeight w:val="288"/>
          <w:ins w:id="613" w:author="Ruggero Rostirolla" w:date="2026-02-02T08:43:00Z" w16du:dateUtc="2026-02-02T07:43:00Z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5B25C" w14:textId="77777777" w:rsidR="00F743F8" w:rsidRPr="00295975" w:rsidRDefault="00F743F8" w:rsidP="00DD1F40">
            <w:pPr>
              <w:spacing w:after="0" w:line="240" w:lineRule="auto"/>
              <w:rPr>
                <w:ins w:id="614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615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FASE</w:t>
              </w:r>
            </w:ins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81E0F" w14:textId="77777777" w:rsidR="00F743F8" w:rsidRPr="00295975" w:rsidRDefault="00F743F8" w:rsidP="00DD1F40">
            <w:pPr>
              <w:spacing w:after="0" w:line="240" w:lineRule="auto"/>
              <w:rPr>
                <w:ins w:id="616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617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</w:ins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5E67C" w14:textId="77777777" w:rsidR="00F743F8" w:rsidRPr="00295975" w:rsidRDefault="00F743F8" w:rsidP="00DD1F40">
            <w:pPr>
              <w:spacing w:after="0" w:line="240" w:lineRule="auto"/>
              <w:rPr>
                <w:ins w:id="618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619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</w:ins>
          </w:p>
        </w:tc>
      </w:tr>
      <w:tr w:rsidR="00F743F8" w:rsidRPr="00295975" w14:paraId="0BC3F644" w14:textId="77777777" w:rsidTr="00DD1F40">
        <w:trPr>
          <w:trHeight w:val="288"/>
          <w:ins w:id="620" w:author="Ruggero Rostirolla" w:date="2026-02-02T08:43:00Z" w16du:dateUtc="2026-02-02T07:43:00Z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EB62B" w14:textId="77777777" w:rsidR="00F743F8" w:rsidRPr="00295975" w:rsidRDefault="00F743F8" w:rsidP="00DD1F40">
            <w:pPr>
              <w:spacing w:after="0" w:line="240" w:lineRule="auto"/>
              <w:rPr>
                <w:ins w:id="621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622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ID</w:t>
              </w:r>
            </w:ins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F5515" w14:textId="77777777" w:rsidR="00F743F8" w:rsidRPr="00295975" w:rsidRDefault="00F743F8" w:rsidP="00DD1F40">
            <w:pPr>
              <w:spacing w:after="0" w:line="240" w:lineRule="auto"/>
              <w:rPr>
                <w:ins w:id="623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624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</w:ins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FC8B7" w14:textId="77777777" w:rsidR="00F743F8" w:rsidRPr="00295975" w:rsidRDefault="00F743F8" w:rsidP="00DD1F40">
            <w:pPr>
              <w:spacing w:after="0" w:line="240" w:lineRule="auto"/>
              <w:rPr>
                <w:ins w:id="625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626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</w:ins>
          </w:p>
        </w:tc>
      </w:tr>
      <w:tr w:rsidR="00F743F8" w:rsidRPr="00295975" w14:paraId="7208EAA0" w14:textId="77777777" w:rsidTr="00DD1F40">
        <w:trPr>
          <w:trHeight w:val="288"/>
          <w:ins w:id="627" w:author="Ruggero Rostirolla" w:date="2026-02-02T08:43:00Z" w16du:dateUtc="2026-02-02T07:43:00Z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B43C0" w14:textId="77777777" w:rsidR="00F743F8" w:rsidRPr="00295975" w:rsidRDefault="00F743F8" w:rsidP="00DD1F40">
            <w:pPr>
              <w:spacing w:after="0" w:line="240" w:lineRule="auto"/>
              <w:rPr>
                <w:ins w:id="628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629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Descrizione Operazione</w:t>
              </w:r>
            </w:ins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30DAB" w14:textId="77777777" w:rsidR="00F743F8" w:rsidRPr="00295975" w:rsidRDefault="00F743F8" w:rsidP="00DD1F40">
            <w:pPr>
              <w:spacing w:after="0" w:line="240" w:lineRule="auto"/>
              <w:rPr>
                <w:ins w:id="630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631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  <w:r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 xml:space="preserve">Creazione di </w:t>
              </w:r>
              <w:r w:rsidRPr="00734D32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caricamento_testi_{lang}_paginaxy.bat</w:t>
              </w:r>
            </w:ins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028C5" w14:textId="77777777" w:rsidR="00F743F8" w:rsidRPr="00295975" w:rsidRDefault="00F743F8" w:rsidP="00DD1F40">
            <w:pPr>
              <w:spacing w:after="0" w:line="240" w:lineRule="auto"/>
              <w:rPr>
                <w:ins w:id="632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633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</w:ins>
          </w:p>
        </w:tc>
      </w:tr>
      <w:tr w:rsidR="00F743F8" w:rsidRPr="00295975" w14:paraId="3AFEA95D" w14:textId="77777777" w:rsidTr="00DD1F40">
        <w:trPr>
          <w:trHeight w:val="576"/>
          <w:ins w:id="634" w:author="Ruggero Rostirolla" w:date="2026-02-02T08:43:00Z" w16du:dateUtc="2026-02-02T07:43:00Z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DECE4" w14:textId="77777777" w:rsidR="00F743F8" w:rsidRPr="00295975" w:rsidRDefault="00F743F8" w:rsidP="00DD1F40">
            <w:pPr>
              <w:spacing w:after="0" w:line="240" w:lineRule="auto"/>
              <w:rPr>
                <w:ins w:id="635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636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Script/Comando Principale</w:t>
              </w:r>
            </w:ins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5CEE8" w14:textId="76E991CE" w:rsidR="00F743F8" w:rsidRPr="00295975" w:rsidRDefault="00F743F8" w:rsidP="00DD1F40">
            <w:pPr>
              <w:spacing w:after="0" w:line="240" w:lineRule="auto"/>
              <w:rPr>
                <w:ins w:id="637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638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  <w:r w:rsidRPr="00F743F8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manual_key_updater.bat</w:t>
              </w:r>
              <w:r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 xml:space="preserve"> </w:t>
              </w:r>
              <w:r w:rsidR="005F0B13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[</w:t>
              </w:r>
              <w:proofErr w:type="spellStart"/>
              <w:r w:rsidR="005F0B13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paginaID</w:t>
              </w:r>
              <w:proofErr w:type="spellEnd"/>
              <w:r w:rsidR="005F0B13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]</w:t>
              </w:r>
            </w:ins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F5939" w14:textId="77777777" w:rsidR="00F743F8" w:rsidRPr="00295975" w:rsidRDefault="00F743F8" w:rsidP="00DD1F40">
            <w:pPr>
              <w:spacing w:after="0" w:line="240" w:lineRule="auto"/>
              <w:rPr>
                <w:ins w:id="639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640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</w:ins>
          </w:p>
        </w:tc>
      </w:tr>
      <w:tr w:rsidR="00F743F8" w:rsidRPr="00295975" w14:paraId="46BB664B" w14:textId="77777777" w:rsidTr="00DD1F40">
        <w:trPr>
          <w:trHeight w:val="288"/>
          <w:ins w:id="641" w:author="Ruggero Rostirolla" w:date="2026-02-02T08:43:00Z" w16du:dateUtc="2026-02-02T07:43:00Z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41D77" w14:textId="77777777" w:rsidR="00F743F8" w:rsidRPr="00295975" w:rsidRDefault="00F743F8" w:rsidP="00DD1F40">
            <w:pPr>
              <w:spacing w:after="0" w:line="240" w:lineRule="auto"/>
              <w:rPr>
                <w:ins w:id="642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643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File Coinvolti</w:t>
              </w:r>
            </w:ins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B3F69" w14:textId="29E4D8A8" w:rsidR="00F743F8" w:rsidRPr="00295975" w:rsidRDefault="00F743F8" w:rsidP="00DD1F40">
            <w:pPr>
              <w:spacing w:after="0" w:line="240" w:lineRule="auto"/>
              <w:rPr>
                <w:ins w:id="644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645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  <w:proofErr w:type="spellStart"/>
              <w:r w:rsidR="005F0B13" w:rsidRPr="005F0B13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manual_keys_</w:t>
              </w:r>
              <w:proofErr w:type="gramStart"/>
              <w:r w:rsidR="005F0B13" w:rsidRPr="005F0B13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template.json</w:t>
              </w:r>
              <w:proofErr w:type="spellEnd"/>
              <w:proofErr w:type="gramEnd"/>
              <w:r w:rsidR="005F0B13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 xml:space="preserve"> </w:t>
              </w:r>
            </w:ins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C8F8A" w14:textId="77777777" w:rsidR="00F743F8" w:rsidRPr="00295975" w:rsidRDefault="00F743F8" w:rsidP="00DD1F40">
            <w:pPr>
              <w:spacing w:after="0" w:line="240" w:lineRule="auto"/>
              <w:rPr>
                <w:ins w:id="646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647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</w:ins>
          </w:p>
        </w:tc>
      </w:tr>
      <w:tr w:rsidR="00F743F8" w:rsidRPr="00295975" w14:paraId="5C15B124" w14:textId="77777777" w:rsidTr="00DD1F40">
        <w:trPr>
          <w:trHeight w:val="288"/>
          <w:ins w:id="648" w:author="Ruggero Rostirolla" w:date="2026-02-02T08:43:00Z" w16du:dateUtc="2026-02-02T07:43:00Z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017D3" w14:textId="77777777" w:rsidR="00F743F8" w:rsidRPr="00295975" w:rsidRDefault="00F743F8" w:rsidP="00DD1F40">
            <w:pPr>
              <w:spacing w:after="0" w:line="240" w:lineRule="auto"/>
              <w:rPr>
                <w:ins w:id="649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650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Directory di Origine</w:t>
              </w:r>
            </w:ins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EC58F" w14:textId="77777777" w:rsidR="00F743F8" w:rsidRPr="00295975" w:rsidRDefault="00F743F8" w:rsidP="00DD1F40">
            <w:pPr>
              <w:spacing w:after="0" w:line="240" w:lineRule="auto"/>
              <w:rPr>
                <w:ins w:id="651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652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</w:ins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DB280" w14:textId="77777777" w:rsidR="00F743F8" w:rsidRPr="00295975" w:rsidRDefault="00F743F8" w:rsidP="00DD1F40">
            <w:pPr>
              <w:spacing w:after="0" w:line="240" w:lineRule="auto"/>
              <w:rPr>
                <w:ins w:id="653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654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</w:ins>
          </w:p>
        </w:tc>
      </w:tr>
      <w:tr w:rsidR="00F743F8" w:rsidRPr="00295975" w14:paraId="31A2A112" w14:textId="77777777" w:rsidTr="00DD1F40">
        <w:trPr>
          <w:trHeight w:val="576"/>
          <w:ins w:id="655" w:author="Ruggero Rostirolla" w:date="2026-02-02T08:43:00Z" w16du:dateUtc="2026-02-02T07:43:00Z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99E59" w14:textId="77777777" w:rsidR="00F743F8" w:rsidRPr="00295975" w:rsidRDefault="00F743F8" w:rsidP="00DD1F40">
            <w:pPr>
              <w:spacing w:after="0" w:line="240" w:lineRule="auto"/>
              <w:rPr>
                <w:ins w:id="656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657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Directory di Destinazione</w:t>
              </w:r>
            </w:ins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CA83C" w14:textId="77777777" w:rsidR="00F743F8" w:rsidRPr="00295975" w:rsidRDefault="00F743F8" w:rsidP="00DD1F40">
            <w:pPr>
              <w:spacing w:after="0" w:line="240" w:lineRule="auto"/>
              <w:rPr>
                <w:ins w:id="658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659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</w:ins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EA87D" w14:textId="77777777" w:rsidR="00F743F8" w:rsidRPr="00295975" w:rsidRDefault="00F743F8" w:rsidP="00DD1F40">
            <w:pPr>
              <w:spacing w:after="0" w:line="240" w:lineRule="auto"/>
              <w:rPr>
                <w:ins w:id="660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661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</w:ins>
          </w:p>
        </w:tc>
      </w:tr>
      <w:tr w:rsidR="00F743F8" w:rsidRPr="00295975" w14:paraId="2D6657C5" w14:textId="77777777" w:rsidTr="00DD1F40">
        <w:trPr>
          <w:trHeight w:val="288"/>
          <w:ins w:id="662" w:author="Ruggero Rostirolla" w:date="2026-02-02T08:43:00Z" w16du:dateUtc="2026-02-02T07:43:00Z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A0B53" w14:textId="77777777" w:rsidR="00F743F8" w:rsidRPr="00295975" w:rsidRDefault="00F743F8" w:rsidP="00DD1F40">
            <w:pPr>
              <w:spacing w:after="0" w:line="240" w:lineRule="auto"/>
              <w:rPr>
                <w:ins w:id="663" w:author="Ruggero Rostirolla" w:date="2026-02-02T08:43:00Z" w16du:dateUtc="2026-02-02T07:43:00Z"/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664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b/>
                  <w:bCs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note</w:t>
              </w:r>
            </w:ins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15C8C" w14:textId="77777777" w:rsidR="00F743F8" w:rsidRPr="00295975" w:rsidRDefault="00F743F8" w:rsidP="00DD1F40">
            <w:pPr>
              <w:spacing w:after="0" w:line="240" w:lineRule="auto"/>
              <w:rPr>
                <w:ins w:id="665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666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</w:ins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84832" w14:textId="77777777" w:rsidR="00F743F8" w:rsidRPr="00295975" w:rsidRDefault="00F743F8" w:rsidP="00DD1F40">
            <w:pPr>
              <w:spacing w:after="0" w:line="240" w:lineRule="auto"/>
              <w:rPr>
                <w:ins w:id="667" w:author="Ruggero Rostirolla" w:date="2026-02-02T08:43:00Z" w16du:dateUtc="2026-02-02T07:43:00Z"/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ins w:id="668" w:author="Ruggero Rostirolla" w:date="2026-02-02T08:43:00Z" w16du:dateUtc="2026-02-02T07:43:00Z">
              <w:r w:rsidRPr="00295975">
                <w:rPr>
                  <w:rFonts w:ascii="Aptos Narrow" w:eastAsia="Times New Roman" w:hAnsi="Aptos Narrow" w:cs="Times New Roman"/>
                  <w:color w:val="000000"/>
                  <w:kern w:val="0"/>
                  <w:sz w:val="22"/>
                  <w:szCs w:val="22"/>
                  <w:lang w:eastAsia="it-IT"/>
                  <w14:ligatures w14:val="none"/>
                </w:rPr>
                <w:t> </w:t>
              </w:r>
            </w:ins>
          </w:p>
        </w:tc>
      </w:tr>
    </w:tbl>
    <w:p w14:paraId="4A41DD7C" w14:textId="77777777" w:rsidR="00F743F8" w:rsidRDefault="00F743F8" w:rsidP="00F743F8">
      <w:pPr>
        <w:rPr>
          <w:ins w:id="669" w:author="Ruggero Rostirolla" w:date="2026-02-02T08:43:00Z" w16du:dateUtc="2026-02-02T07:43:00Z"/>
        </w:rPr>
      </w:pPr>
    </w:p>
    <w:p w14:paraId="270E7255" w14:textId="77777777" w:rsidR="005F0B13" w:rsidRDefault="00F743F8" w:rsidP="00F743F8">
      <w:pPr>
        <w:rPr>
          <w:ins w:id="670" w:author="Ruggero Rostirolla" w:date="2026-02-02T08:43:00Z" w16du:dateUtc="2026-02-02T07:43:00Z"/>
        </w:rPr>
      </w:pPr>
      <w:ins w:id="671" w:author="Ruggero Rostirolla" w:date="2026-02-02T08:43:00Z" w16du:dateUtc="2026-02-02T07:43:00Z">
        <w:r>
          <w:t xml:space="preserve">Procediamo al </w:t>
        </w:r>
        <w:r w:rsidRPr="00CA21C2">
          <w:rPr>
            <w:b/>
            <w:bCs/>
          </w:rPr>
          <w:t>caricamento dei testi</w:t>
        </w:r>
        <w:r>
          <w:rPr>
            <w:b/>
            <w:bCs/>
          </w:rPr>
          <w:t xml:space="preserve"> </w:t>
        </w:r>
        <w:r w:rsidR="005F0B13">
          <w:rPr>
            <w:b/>
            <w:bCs/>
          </w:rPr>
          <w:t xml:space="preserve">statici </w:t>
        </w:r>
        <w:r w:rsidR="005F0B13">
          <w:t>per tutte le lingue per la pagina specificata.</w:t>
        </w:r>
      </w:ins>
    </w:p>
    <w:p w14:paraId="314998DE" w14:textId="77777777" w:rsidR="00B95620" w:rsidRDefault="005F0B13" w:rsidP="00B95620">
      <w:pPr>
        <w:spacing w:after="0"/>
        <w:rPr>
          <w:ins w:id="672" w:author="Ruggero Rostirolla" w:date="2026-02-02T08:43:00Z" w16du:dateUtc="2026-02-02T07:43:00Z"/>
        </w:rPr>
      </w:pPr>
      <w:ins w:id="673" w:author="Ruggero Rostirolla" w:date="2026-02-02T08:43:00Z" w16du:dateUtc="2026-02-02T07:43:00Z">
        <w:r>
          <w:t xml:space="preserve">Consideriamo i testi statici quelli richiamati dalle </w:t>
        </w:r>
        <w:proofErr w:type="gramStart"/>
        <w:r>
          <w:t xml:space="preserve">chiavi: </w:t>
        </w:r>
        <w:r w:rsidRPr="005F0B13">
          <w:t xml:space="preserve"> '</w:t>
        </w:r>
        <w:proofErr w:type="spellStart"/>
        <w:proofErr w:type="gramEnd"/>
        <w:r w:rsidRPr="005F0B13">
          <w:t>audioSource</w:t>
        </w:r>
        <w:proofErr w:type="spellEnd"/>
        <w:r w:rsidRPr="005F0B13">
          <w:t>' '</w:t>
        </w:r>
        <w:proofErr w:type="spellStart"/>
        <w:r w:rsidRPr="005F0B13">
          <w:t>headImage</w:t>
        </w:r>
        <w:proofErr w:type="spellEnd"/>
        <w:r w:rsidRPr="005F0B13">
          <w:t>' '</w:t>
        </w:r>
        <w:proofErr w:type="spellStart"/>
        <w:r w:rsidRPr="005F0B13">
          <w:t>pageTitle</w:t>
        </w:r>
        <w:proofErr w:type="spellEnd"/>
        <w:r w:rsidRPr="005F0B13">
          <w:t>' '</w:t>
        </w:r>
        <w:proofErr w:type="spellStart"/>
        <w:r w:rsidRPr="005F0B13">
          <w:t>pauseAudioButton</w:t>
        </w:r>
        <w:proofErr w:type="spellEnd"/>
        <w:r w:rsidRPr="005F0B13">
          <w:t>' '</w:t>
        </w:r>
        <w:proofErr w:type="spellStart"/>
        <w:r w:rsidRPr="005F0B13">
          <w:t>playAudioButton</w:t>
        </w:r>
        <w:proofErr w:type="spellEnd"/>
        <w:r w:rsidRPr="005F0B13">
          <w:t>' '</w:t>
        </w:r>
        <w:proofErr w:type="spellStart"/>
        <w:r w:rsidRPr="005F0B13">
          <w:t>sourceText</w:t>
        </w:r>
        <w:proofErr w:type="spellEnd"/>
        <w:r w:rsidRPr="005F0B13">
          <w:t>' '</w:t>
        </w:r>
        <w:proofErr w:type="spellStart"/>
        <w:r w:rsidRPr="005F0B13">
          <w:t>creationDate</w:t>
        </w:r>
        <w:proofErr w:type="spellEnd"/>
        <w:r w:rsidRPr="005F0B13">
          <w:t>' '</w:t>
        </w:r>
        <w:proofErr w:type="spellStart"/>
        <w:r w:rsidRPr="005F0B13">
          <w:t>lastUpdate</w:t>
        </w:r>
        <w:proofErr w:type="spellEnd"/>
        <w:r w:rsidRPr="005F0B13">
          <w:t>' '</w:t>
        </w:r>
        <w:proofErr w:type="spellStart"/>
        <w:r w:rsidRPr="005F0B13">
          <w:t>mainText</w:t>
        </w:r>
        <w:proofErr w:type="spellEnd"/>
        <w:r w:rsidRPr="005F0B13">
          <w:t>'</w:t>
        </w:r>
        <w:r>
          <w:br/>
          <w:t>Una pagina è rappresentata da un blocco come questo preso ad esempio:</w:t>
        </w:r>
      </w:ins>
    </w:p>
    <w:p w14:paraId="61A9BFB6" w14:textId="11A991C3" w:rsidR="00B95620" w:rsidRPr="00B95620" w:rsidRDefault="005F0B13" w:rsidP="00B95620">
      <w:pPr>
        <w:spacing w:after="0"/>
        <w:rPr>
          <w:ins w:id="674" w:author="Ruggero Rostirolla" w:date="2026-02-02T08:43:00Z" w16du:dateUtc="2026-02-02T07:43:00Z"/>
        </w:rPr>
      </w:pPr>
      <w:ins w:id="675" w:author="Ruggero Rostirolla" w:date="2026-02-02T08:43:00Z" w16du:dateUtc="2026-02-02T07:43:00Z">
        <w:r>
          <w:br/>
        </w:r>
        <w:r w:rsidR="00B95620" w:rsidRPr="00B95620">
          <w:t>    "</w:t>
        </w:r>
        <w:proofErr w:type="spellStart"/>
        <w:r w:rsidR="00B95620" w:rsidRPr="00B95620">
          <w:t>bsmariamaggiore</w:t>
        </w:r>
        <w:proofErr w:type="spellEnd"/>
        <w:r w:rsidR="00B95620" w:rsidRPr="00B95620">
          <w:t>": {</w:t>
        </w:r>
      </w:ins>
    </w:p>
    <w:p w14:paraId="482C89C6" w14:textId="77777777" w:rsidR="00B95620" w:rsidRPr="00B95620" w:rsidRDefault="00B95620" w:rsidP="00B95620">
      <w:pPr>
        <w:spacing w:after="0"/>
        <w:rPr>
          <w:ins w:id="676" w:author="Ruggero Rostirolla" w:date="2026-02-02T08:43:00Z" w16du:dateUtc="2026-02-02T07:43:00Z"/>
        </w:rPr>
      </w:pPr>
      <w:ins w:id="677" w:author="Ruggero Rostirolla" w:date="2026-02-02T08:43:00Z" w16du:dateUtc="2026-02-02T07:43:00Z">
        <w:r w:rsidRPr="00B95620">
          <w:t>        "</w:t>
        </w:r>
        <w:proofErr w:type="spellStart"/>
        <w:r w:rsidRPr="00B95620">
          <w:t>it</w:t>
        </w:r>
        <w:proofErr w:type="spellEnd"/>
        <w:r w:rsidRPr="00B95620">
          <w:t>": {</w:t>
        </w:r>
      </w:ins>
    </w:p>
    <w:p w14:paraId="6FAE56E8" w14:textId="77777777" w:rsidR="00B95620" w:rsidRPr="00B95620" w:rsidRDefault="00B95620" w:rsidP="00B95620">
      <w:pPr>
        <w:spacing w:after="0"/>
        <w:rPr>
          <w:ins w:id="678" w:author="Ruggero Rostirolla" w:date="2026-02-02T08:43:00Z" w16du:dateUtc="2026-02-02T07:43:00Z"/>
        </w:rPr>
      </w:pPr>
      <w:ins w:id="679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pageTitle</w:t>
        </w:r>
        <w:proofErr w:type="spellEnd"/>
        <w:r w:rsidRPr="00B95620">
          <w:t>": "Basilica di Santa Maria Maggiore",</w:t>
        </w:r>
      </w:ins>
    </w:p>
    <w:p w14:paraId="0E48E44A" w14:textId="77777777" w:rsidR="00B95620" w:rsidRPr="00B95620" w:rsidRDefault="00B95620" w:rsidP="00B95620">
      <w:pPr>
        <w:spacing w:after="0"/>
        <w:rPr>
          <w:ins w:id="680" w:author="Ruggero Rostirolla" w:date="2026-02-02T08:43:00Z" w16du:dateUtc="2026-02-02T07:43:00Z"/>
        </w:rPr>
      </w:pPr>
      <w:ins w:id="681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playAudioButton</w:t>
        </w:r>
        <w:proofErr w:type="spellEnd"/>
        <w:r w:rsidRPr="00B95620">
          <w:t>": "Ascolta la storia",</w:t>
        </w:r>
      </w:ins>
    </w:p>
    <w:p w14:paraId="1D6AB4D7" w14:textId="77777777" w:rsidR="00B95620" w:rsidRPr="00B95620" w:rsidRDefault="00B95620" w:rsidP="00B95620">
      <w:pPr>
        <w:spacing w:after="0"/>
        <w:rPr>
          <w:ins w:id="682" w:author="Ruggero Rostirolla" w:date="2026-02-02T08:43:00Z" w16du:dateUtc="2026-02-02T07:43:00Z"/>
        </w:rPr>
      </w:pPr>
      <w:ins w:id="683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pauseAudioButton</w:t>
        </w:r>
        <w:proofErr w:type="spellEnd"/>
        <w:r w:rsidRPr="00B95620">
          <w:t>": "Ferma la riproduzione",</w:t>
        </w:r>
      </w:ins>
    </w:p>
    <w:p w14:paraId="21A85A4C" w14:textId="77777777" w:rsidR="00B95620" w:rsidRPr="00B95620" w:rsidRDefault="00B95620" w:rsidP="00B95620">
      <w:pPr>
        <w:spacing w:after="0"/>
        <w:rPr>
          <w:ins w:id="684" w:author="Ruggero Rostirolla" w:date="2026-02-02T08:43:00Z" w16du:dateUtc="2026-02-02T07:43:00Z"/>
        </w:rPr>
      </w:pPr>
      <w:ins w:id="685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mainText</w:t>
        </w:r>
        <w:proofErr w:type="spellEnd"/>
        <w:r w:rsidRPr="00B95620">
          <w:t>": "&lt;p&gt;&lt;font color=\"#ff0000\"&gt;&lt;b&gt;Se entri in chiesa, usa gli auricolari per ascoltare l'audio &lt;/b&gt;&lt;/font&gt; &lt;/p&gt;&lt;p&gt;&lt;font color=\"#3465a4\"&gt;Per conoscere gli orari di apertura consultare la pagina https://dindondan.app/orarimesse/Santa-Maria-Maggiore-Bologna-54DB1 &lt;/font&gt; &lt;/p&gt;",</w:t>
        </w:r>
      </w:ins>
    </w:p>
    <w:p w14:paraId="529CE64E" w14:textId="77777777" w:rsidR="00B95620" w:rsidRPr="00B95620" w:rsidRDefault="00B95620" w:rsidP="00B95620">
      <w:pPr>
        <w:spacing w:after="0"/>
        <w:rPr>
          <w:ins w:id="686" w:author="Ruggero Rostirolla" w:date="2026-02-02T08:43:00Z" w16du:dateUtc="2026-02-02T07:43:00Z"/>
        </w:rPr>
      </w:pPr>
      <w:ins w:id="687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sourceText</w:t>
        </w:r>
        <w:proofErr w:type="spellEnd"/>
        <w:r w:rsidRPr="00B95620">
          <w:t>": "",</w:t>
        </w:r>
      </w:ins>
    </w:p>
    <w:p w14:paraId="683C303A" w14:textId="77777777" w:rsidR="00B95620" w:rsidRPr="00B95620" w:rsidRDefault="00B95620" w:rsidP="00B95620">
      <w:pPr>
        <w:spacing w:after="0"/>
        <w:rPr>
          <w:ins w:id="688" w:author="Ruggero Rostirolla" w:date="2026-02-02T08:43:00Z" w16du:dateUtc="2026-02-02T07:43:00Z"/>
        </w:rPr>
      </w:pPr>
      <w:ins w:id="689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lastUpdate</w:t>
        </w:r>
        <w:proofErr w:type="spellEnd"/>
        <w:r w:rsidRPr="00B95620">
          <w:t>": "2025-12-26",</w:t>
        </w:r>
      </w:ins>
    </w:p>
    <w:p w14:paraId="6812FE81" w14:textId="77777777" w:rsidR="00B95620" w:rsidRPr="00B95620" w:rsidRDefault="00B95620" w:rsidP="00B95620">
      <w:pPr>
        <w:spacing w:after="0"/>
        <w:rPr>
          <w:ins w:id="690" w:author="Ruggero Rostirolla" w:date="2026-02-02T08:43:00Z" w16du:dateUtc="2026-02-02T07:43:00Z"/>
        </w:rPr>
      </w:pPr>
      <w:ins w:id="691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headImage</w:t>
        </w:r>
        <w:proofErr w:type="spellEnd"/>
        <w:r w:rsidRPr="00B95620">
          <w:t>": "panorama_bologna.jpg",</w:t>
        </w:r>
      </w:ins>
    </w:p>
    <w:p w14:paraId="3BBA881C" w14:textId="77777777" w:rsidR="00B95620" w:rsidRPr="00B95620" w:rsidRDefault="00B95620" w:rsidP="00B95620">
      <w:pPr>
        <w:spacing w:after="0"/>
        <w:rPr>
          <w:ins w:id="692" w:author="Ruggero Rostirolla" w:date="2026-02-02T08:43:00Z" w16du:dateUtc="2026-02-02T07:43:00Z"/>
        </w:rPr>
      </w:pPr>
      <w:ins w:id="693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audioSource</w:t>
        </w:r>
        <w:proofErr w:type="spellEnd"/>
        <w:r w:rsidRPr="00B95620">
          <w:t>": "</w:t>
        </w:r>
        <w:proofErr w:type="spellStart"/>
        <w:r w:rsidRPr="00B95620">
          <w:t>it</w:t>
        </w:r>
        <w:proofErr w:type="spellEnd"/>
        <w:r w:rsidRPr="00B95620">
          <w:t>/bsmariamaggiore.mp3"</w:t>
        </w:r>
      </w:ins>
    </w:p>
    <w:p w14:paraId="7E046D90" w14:textId="77777777" w:rsidR="00B95620" w:rsidRPr="00B95620" w:rsidRDefault="00B95620" w:rsidP="00B95620">
      <w:pPr>
        <w:spacing w:after="0"/>
        <w:rPr>
          <w:ins w:id="694" w:author="Ruggero Rostirolla" w:date="2026-02-02T08:43:00Z" w16du:dateUtc="2026-02-02T07:43:00Z"/>
        </w:rPr>
      </w:pPr>
      <w:ins w:id="695" w:author="Ruggero Rostirolla" w:date="2026-02-02T08:43:00Z" w16du:dateUtc="2026-02-02T07:43:00Z">
        <w:r w:rsidRPr="00B95620">
          <w:t>        },</w:t>
        </w:r>
      </w:ins>
    </w:p>
    <w:p w14:paraId="0AEC33E3" w14:textId="77777777" w:rsidR="00B95620" w:rsidRPr="00B95620" w:rsidRDefault="00B95620" w:rsidP="00B95620">
      <w:pPr>
        <w:spacing w:after="0"/>
        <w:rPr>
          <w:ins w:id="696" w:author="Ruggero Rostirolla" w:date="2026-02-02T08:43:00Z" w16du:dateUtc="2026-02-02T07:43:00Z"/>
        </w:rPr>
      </w:pPr>
      <w:ins w:id="697" w:author="Ruggero Rostirolla" w:date="2026-02-02T08:43:00Z" w16du:dateUtc="2026-02-02T07:43:00Z">
        <w:r w:rsidRPr="00B95620">
          <w:t>        "es": {</w:t>
        </w:r>
      </w:ins>
    </w:p>
    <w:p w14:paraId="228F47A2" w14:textId="77777777" w:rsidR="00B95620" w:rsidRPr="00B95620" w:rsidRDefault="00B95620" w:rsidP="00B95620">
      <w:pPr>
        <w:spacing w:after="0"/>
        <w:rPr>
          <w:ins w:id="698" w:author="Ruggero Rostirolla" w:date="2026-02-02T08:43:00Z" w16du:dateUtc="2026-02-02T07:43:00Z"/>
        </w:rPr>
      </w:pPr>
      <w:ins w:id="699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pageTitle</w:t>
        </w:r>
        <w:proofErr w:type="spellEnd"/>
        <w:r w:rsidRPr="00B95620">
          <w:t>": "</w:t>
        </w:r>
        <w:proofErr w:type="spellStart"/>
        <w:r w:rsidRPr="00B95620">
          <w:t>Basílica</w:t>
        </w:r>
        <w:proofErr w:type="spellEnd"/>
        <w:r w:rsidRPr="00B95620">
          <w:t xml:space="preserve"> de Santa María la Mayor",</w:t>
        </w:r>
      </w:ins>
    </w:p>
    <w:p w14:paraId="6DBBE638" w14:textId="77777777" w:rsidR="00B95620" w:rsidRPr="00B95620" w:rsidRDefault="00B95620" w:rsidP="00B95620">
      <w:pPr>
        <w:spacing w:after="0"/>
        <w:rPr>
          <w:ins w:id="700" w:author="Ruggero Rostirolla" w:date="2026-02-02T08:43:00Z" w16du:dateUtc="2026-02-02T07:43:00Z"/>
        </w:rPr>
      </w:pPr>
      <w:ins w:id="701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playAudioButton</w:t>
        </w:r>
        <w:proofErr w:type="spellEnd"/>
        <w:r w:rsidRPr="00B95620">
          <w:t>": "</w:t>
        </w:r>
        <w:proofErr w:type="spellStart"/>
        <w:r w:rsidRPr="00B95620">
          <w:t>Escuchar</w:t>
        </w:r>
        <w:proofErr w:type="spellEnd"/>
        <w:r w:rsidRPr="00B95620">
          <w:t xml:space="preserve"> la </w:t>
        </w:r>
        <w:proofErr w:type="spellStart"/>
        <w:r w:rsidRPr="00B95620">
          <w:t>historia</w:t>
        </w:r>
        <w:proofErr w:type="spellEnd"/>
        <w:r w:rsidRPr="00B95620">
          <w:t>",</w:t>
        </w:r>
      </w:ins>
    </w:p>
    <w:p w14:paraId="5C7BE069" w14:textId="77777777" w:rsidR="00B95620" w:rsidRPr="00B95620" w:rsidRDefault="00B95620" w:rsidP="00B95620">
      <w:pPr>
        <w:spacing w:after="0"/>
        <w:rPr>
          <w:ins w:id="702" w:author="Ruggero Rostirolla" w:date="2026-02-02T08:43:00Z" w16du:dateUtc="2026-02-02T07:43:00Z"/>
        </w:rPr>
      </w:pPr>
      <w:ins w:id="703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pauseAudioButton</w:t>
        </w:r>
        <w:proofErr w:type="spellEnd"/>
        <w:r w:rsidRPr="00B95620">
          <w:t xml:space="preserve">": "Detener la </w:t>
        </w:r>
        <w:proofErr w:type="spellStart"/>
        <w:r w:rsidRPr="00B95620">
          <w:t>reproducción</w:t>
        </w:r>
        <w:proofErr w:type="spellEnd"/>
        <w:r w:rsidRPr="00B95620">
          <w:t>",</w:t>
        </w:r>
      </w:ins>
    </w:p>
    <w:p w14:paraId="175D15E8" w14:textId="77777777" w:rsidR="00B95620" w:rsidRPr="00B95620" w:rsidRDefault="00B95620" w:rsidP="00B95620">
      <w:pPr>
        <w:spacing w:after="0"/>
        <w:rPr>
          <w:ins w:id="704" w:author="Ruggero Rostirolla" w:date="2026-02-02T08:43:00Z" w16du:dateUtc="2026-02-02T07:43:00Z"/>
        </w:rPr>
      </w:pPr>
      <w:ins w:id="705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mainText</w:t>
        </w:r>
        <w:proofErr w:type="spellEnd"/>
        <w:r w:rsidRPr="00B95620">
          <w:t xml:space="preserve">": "&lt;p&gt;&lt;font color=\"#ff0000\"&gt;&lt;b&gt;Si entra en la </w:t>
        </w:r>
        <w:proofErr w:type="spellStart"/>
        <w:r w:rsidRPr="00B95620">
          <w:t>iglesia</w:t>
        </w:r>
        <w:proofErr w:type="spellEnd"/>
        <w:r w:rsidRPr="00B95620">
          <w:t xml:space="preserve">, use </w:t>
        </w:r>
        <w:proofErr w:type="spellStart"/>
        <w:r w:rsidRPr="00B95620">
          <w:t>auriculares</w:t>
        </w:r>
        <w:proofErr w:type="spellEnd"/>
        <w:r w:rsidRPr="00B95620">
          <w:t xml:space="preserve"> para </w:t>
        </w:r>
        <w:proofErr w:type="spellStart"/>
        <w:r w:rsidRPr="00B95620">
          <w:t>escuchar</w:t>
        </w:r>
        <w:proofErr w:type="spellEnd"/>
        <w:r w:rsidRPr="00B95620">
          <w:t xml:space="preserve"> </w:t>
        </w:r>
        <w:proofErr w:type="spellStart"/>
        <w:r w:rsidRPr="00B95620">
          <w:t>el</w:t>
        </w:r>
        <w:proofErr w:type="spellEnd"/>
        <w:r w:rsidRPr="00B95620">
          <w:t xml:space="preserve"> </w:t>
        </w:r>
        <w:proofErr w:type="gramStart"/>
        <w:r w:rsidRPr="00B95620">
          <w:t>audio.&lt;</w:t>
        </w:r>
        <w:proofErr w:type="gramEnd"/>
        <w:r w:rsidRPr="00B95620">
          <w:t xml:space="preserve">/b&gt;&lt;/font&gt; &lt;/p&gt;&lt;p&gt;&lt;font color=\"#3465a4\"&gt;Para </w:t>
        </w:r>
        <w:proofErr w:type="spellStart"/>
        <w:r w:rsidRPr="00B95620">
          <w:t>conocer</w:t>
        </w:r>
        <w:proofErr w:type="spellEnd"/>
        <w:r w:rsidRPr="00B95620">
          <w:t xml:space="preserve"> </w:t>
        </w:r>
        <w:proofErr w:type="spellStart"/>
        <w:r w:rsidRPr="00B95620">
          <w:t>el</w:t>
        </w:r>
        <w:proofErr w:type="spellEnd"/>
        <w:r w:rsidRPr="00B95620">
          <w:t xml:space="preserve"> </w:t>
        </w:r>
        <w:proofErr w:type="spellStart"/>
        <w:r w:rsidRPr="00B95620">
          <w:t>horario</w:t>
        </w:r>
        <w:proofErr w:type="spellEnd"/>
        <w:r w:rsidRPr="00B95620">
          <w:t xml:space="preserve"> de apertura, visite la </w:t>
        </w:r>
        <w:proofErr w:type="spellStart"/>
        <w:r w:rsidRPr="00B95620">
          <w:t>página</w:t>
        </w:r>
        <w:proofErr w:type="spellEnd"/>
        <w:r w:rsidRPr="00B95620">
          <w:t xml:space="preserve"> https://dindondan.app/orarimesse/Santa-Maria-Maggiore-Bologna-54DB1 &lt;/font&gt; &lt;/p&gt;",</w:t>
        </w:r>
      </w:ins>
    </w:p>
    <w:p w14:paraId="691E1F20" w14:textId="77777777" w:rsidR="00B95620" w:rsidRPr="00B95620" w:rsidRDefault="00B95620" w:rsidP="00B95620">
      <w:pPr>
        <w:spacing w:after="0"/>
        <w:rPr>
          <w:ins w:id="706" w:author="Ruggero Rostirolla" w:date="2026-02-02T08:43:00Z" w16du:dateUtc="2026-02-02T07:43:00Z"/>
        </w:rPr>
      </w:pPr>
      <w:ins w:id="707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sourceText</w:t>
        </w:r>
        <w:proofErr w:type="spellEnd"/>
        <w:r w:rsidRPr="00B95620">
          <w:t>": "",</w:t>
        </w:r>
      </w:ins>
    </w:p>
    <w:p w14:paraId="439CF128" w14:textId="77777777" w:rsidR="00B95620" w:rsidRPr="00B95620" w:rsidRDefault="00B95620" w:rsidP="00B95620">
      <w:pPr>
        <w:spacing w:after="0"/>
        <w:rPr>
          <w:ins w:id="708" w:author="Ruggero Rostirolla" w:date="2026-02-02T08:43:00Z" w16du:dateUtc="2026-02-02T07:43:00Z"/>
        </w:rPr>
      </w:pPr>
      <w:ins w:id="709" w:author="Ruggero Rostirolla" w:date="2026-02-02T08:43:00Z" w16du:dateUtc="2026-02-02T07:43:00Z">
        <w:r w:rsidRPr="00B95620">
          <w:lastRenderedPageBreak/>
          <w:t>            "</w:t>
        </w:r>
        <w:proofErr w:type="spellStart"/>
        <w:r w:rsidRPr="00B95620">
          <w:t>lastUpdate</w:t>
        </w:r>
        <w:proofErr w:type="spellEnd"/>
        <w:r w:rsidRPr="00B95620">
          <w:t>": "2025-12-26",</w:t>
        </w:r>
      </w:ins>
    </w:p>
    <w:p w14:paraId="76DC5FE6" w14:textId="77777777" w:rsidR="00B95620" w:rsidRPr="00B95620" w:rsidRDefault="00B95620" w:rsidP="00B95620">
      <w:pPr>
        <w:spacing w:after="0"/>
        <w:rPr>
          <w:ins w:id="710" w:author="Ruggero Rostirolla" w:date="2026-02-02T08:43:00Z" w16du:dateUtc="2026-02-02T07:43:00Z"/>
        </w:rPr>
      </w:pPr>
      <w:ins w:id="711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headImage</w:t>
        </w:r>
        <w:proofErr w:type="spellEnd"/>
        <w:r w:rsidRPr="00B95620">
          <w:t>": "panorama_bologna.jpg",</w:t>
        </w:r>
      </w:ins>
    </w:p>
    <w:p w14:paraId="7F57E89F" w14:textId="77777777" w:rsidR="00B95620" w:rsidRPr="00B95620" w:rsidRDefault="00B95620" w:rsidP="00B95620">
      <w:pPr>
        <w:spacing w:after="0"/>
        <w:rPr>
          <w:ins w:id="712" w:author="Ruggero Rostirolla" w:date="2026-02-02T08:43:00Z" w16du:dateUtc="2026-02-02T07:43:00Z"/>
        </w:rPr>
      </w:pPr>
      <w:ins w:id="713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audioSource</w:t>
        </w:r>
        <w:proofErr w:type="spellEnd"/>
        <w:r w:rsidRPr="00B95620">
          <w:t>": "es/bsmariamaggiore.mp3"</w:t>
        </w:r>
      </w:ins>
    </w:p>
    <w:p w14:paraId="6A841585" w14:textId="77777777" w:rsidR="00B95620" w:rsidRPr="00B95620" w:rsidRDefault="00B95620" w:rsidP="00B95620">
      <w:pPr>
        <w:spacing w:after="0"/>
        <w:rPr>
          <w:ins w:id="714" w:author="Ruggero Rostirolla" w:date="2026-02-02T08:43:00Z" w16du:dateUtc="2026-02-02T07:43:00Z"/>
        </w:rPr>
      </w:pPr>
      <w:ins w:id="715" w:author="Ruggero Rostirolla" w:date="2026-02-02T08:43:00Z" w16du:dateUtc="2026-02-02T07:43:00Z">
        <w:r w:rsidRPr="00B95620">
          <w:t>        },</w:t>
        </w:r>
      </w:ins>
    </w:p>
    <w:p w14:paraId="683A6F99" w14:textId="77777777" w:rsidR="00B95620" w:rsidRPr="00B95620" w:rsidRDefault="00B95620" w:rsidP="00B95620">
      <w:pPr>
        <w:spacing w:after="0"/>
        <w:rPr>
          <w:ins w:id="716" w:author="Ruggero Rostirolla" w:date="2026-02-02T08:43:00Z" w16du:dateUtc="2026-02-02T07:43:00Z"/>
        </w:rPr>
      </w:pPr>
      <w:ins w:id="717" w:author="Ruggero Rostirolla" w:date="2026-02-02T08:43:00Z" w16du:dateUtc="2026-02-02T07:43:00Z">
        <w:r w:rsidRPr="00B95620">
          <w:t>        "fr": {</w:t>
        </w:r>
      </w:ins>
    </w:p>
    <w:p w14:paraId="24D82A15" w14:textId="77777777" w:rsidR="00B95620" w:rsidRPr="00B95620" w:rsidRDefault="00B95620" w:rsidP="00B95620">
      <w:pPr>
        <w:spacing w:after="0"/>
        <w:rPr>
          <w:ins w:id="718" w:author="Ruggero Rostirolla" w:date="2026-02-02T08:43:00Z" w16du:dateUtc="2026-02-02T07:43:00Z"/>
        </w:rPr>
      </w:pPr>
      <w:ins w:id="719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pageTitle</w:t>
        </w:r>
        <w:proofErr w:type="spellEnd"/>
        <w:r w:rsidRPr="00B95620">
          <w:t>": "Basilique de Santa Maria Maggiore",</w:t>
        </w:r>
      </w:ins>
    </w:p>
    <w:p w14:paraId="13D337E1" w14:textId="77777777" w:rsidR="00B95620" w:rsidRPr="00B95620" w:rsidRDefault="00B95620" w:rsidP="00B95620">
      <w:pPr>
        <w:spacing w:after="0"/>
        <w:rPr>
          <w:ins w:id="720" w:author="Ruggero Rostirolla" w:date="2026-02-02T08:43:00Z" w16du:dateUtc="2026-02-02T07:43:00Z"/>
        </w:rPr>
      </w:pPr>
      <w:ins w:id="721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playAudioButton</w:t>
        </w:r>
        <w:proofErr w:type="spellEnd"/>
        <w:r w:rsidRPr="00B95620">
          <w:t>": "</w:t>
        </w:r>
        <w:proofErr w:type="spellStart"/>
        <w:r w:rsidRPr="00B95620">
          <w:t>Écouter</w:t>
        </w:r>
        <w:proofErr w:type="spellEnd"/>
        <w:r w:rsidRPr="00B95620">
          <w:t xml:space="preserve"> le </w:t>
        </w:r>
        <w:proofErr w:type="spellStart"/>
        <w:r w:rsidRPr="00B95620">
          <w:t>récit</w:t>
        </w:r>
        <w:proofErr w:type="spellEnd"/>
        <w:r w:rsidRPr="00B95620">
          <w:t>",</w:t>
        </w:r>
      </w:ins>
    </w:p>
    <w:p w14:paraId="29137AD2" w14:textId="77777777" w:rsidR="00B95620" w:rsidRPr="00B95620" w:rsidRDefault="00B95620" w:rsidP="00B95620">
      <w:pPr>
        <w:spacing w:after="0"/>
        <w:rPr>
          <w:ins w:id="722" w:author="Ruggero Rostirolla" w:date="2026-02-02T08:43:00Z" w16du:dateUtc="2026-02-02T07:43:00Z"/>
        </w:rPr>
      </w:pPr>
      <w:ins w:id="723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pauseAudioButton</w:t>
        </w:r>
        <w:proofErr w:type="spellEnd"/>
        <w:r w:rsidRPr="00B95620">
          <w:t>": "</w:t>
        </w:r>
        <w:proofErr w:type="spellStart"/>
        <w:r w:rsidRPr="00B95620">
          <w:t>Arrêter</w:t>
        </w:r>
        <w:proofErr w:type="spellEnd"/>
        <w:r w:rsidRPr="00B95620">
          <w:t xml:space="preserve"> la </w:t>
        </w:r>
        <w:proofErr w:type="spellStart"/>
        <w:r w:rsidRPr="00B95620">
          <w:t>lecture</w:t>
        </w:r>
        <w:proofErr w:type="spellEnd"/>
        <w:r w:rsidRPr="00B95620">
          <w:t>",</w:t>
        </w:r>
      </w:ins>
    </w:p>
    <w:p w14:paraId="6B5B9A16" w14:textId="77777777" w:rsidR="00B95620" w:rsidRPr="00B95620" w:rsidRDefault="00B95620" w:rsidP="00B95620">
      <w:pPr>
        <w:spacing w:after="0"/>
        <w:rPr>
          <w:ins w:id="724" w:author="Ruggero Rostirolla" w:date="2026-02-02T08:43:00Z" w16du:dateUtc="2026-02-02T07:43:00Z"/>
        </w:rPr>
      </w:pPr>
      <w:ins w:id="725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mainText</w:t>
        </w:r>
        <w:proofErr w:type="spellEnd"/>
        <w:r w:rsidRPr="00B95620">
          <w:t xml:space="preserve">": "&lt;p&gt;&lt;font color=\"#ff0000\"&gt;&lt;b&gt;Si </w:t>
        </w:r>
        <w:proofErr w:type="spellStart"/>
        <w:r w:rsidRPr="00B95620">
          <w:t>vous</w:t>
        </w:r>
        <w:proofErr w:type="spellEnd"/>
        <w:r w:rsidRPr="00B95620">
          <w:t xml:space="preserve"> </w:t>
        </w:r>
        <w:proofErr w:type="spellStart"/>
        <w:r w:rsidRPr="00B95620">
          <w:t>entrez</w:t>
        </w:r>
        <w:proofErr w:type="spellEnd"/>
        <w:r w:rsidRPr="00B95620">
          <w:t xml:space="preserve"> </w:t>
        </w:r>
        <w:proofErr w:type="spellStart"/>
        <w:r w:rsidRPr="00B95620">
          <w:t>dans</w:t>
        </w:r>
        <w:proofErr w:type="spellEnd"/>
        <w:r w:rsidRPr="00B95620">
          <w:t xml:space="preserve"> l'</w:t>
        </w:r>
        <w:proofErr w:type="spellStart"/>
        <w:r w:rsidRPr="00B95620">
          <w:t>église</w:t>
        </w:r>
        <w:proofErr w:type="spellEnd"/>
        <w:r w:rsidRPr="00B95620">
          <w:t xml:space="preserve">, </w:t>
        </w:r>
        <w:proofErr w:type="spellStart"/>
        <w:r w:rsidRPr="00B95620">
          <w:t>utilisez</w:t>
        </w:r>
        <w:proofErr w:type="spellEnd"/>
        <w:r w:rsidRPr="00B95620">
          <w:t xml:space="preserve"> </w:t>
        </w:r>
        <w:proofErr w:type="spellStart"/>
        <w:r w:rsidRPr="00B95620">
          <w:t>des</w:t>
        </w:r>
        <w:proofErr w:type="spellEnd"/>
        <w:r w:rsidRPr="00B95620">
          <w:t xml:space="preserve"> </w:t>
        </w:r>
        <w:proofErr w:type="spellStart"/>
        <w:r w:rsidRPr="00B95620">
          <w:t>écouteurs</w:t>
        </w:r>
        <w:proofErr w:type="spellEnd"/>
        <w:r w:rsidRPr="00B95620">
          <w:t xml:space="preserve"> pour </w:t>
        </w:r>
        <w:proofErr w:type="spellStart"/>
        <w:r w:rsidRPr="00B95620">
          <w:t>écouter</w:t>
        </w:r>
        <w:proofErr w:type="spellEnd"/>
        <w:r w:rsidRPr="00B95620">
          <w:t xml:space="preserve"> </w:t>
        </w:r>
        <w:proofErr w:type="gramStart"/>
        <w:r w:rsidRPr="00B95620">
          <w:t>l'audio.&lt;</w:t>
        </w:r>
        <w:proofErr w:type="gramEnd"/>
        <w:r w:rsidRPr="00B95620">
          <w:t xml:space="preserve">/b&gt;&lt;/font&gt; &lt;/p&gt;&lt;p&gt;&lt;font color=\"#3465a4\"&gt;Pour </w:t>
        </w:r>
        <w:proofErr w:type="spellStart"/>
        <w:r w:rsidRPr="00B95620">
          <w:t>connaître</w:t>
        </w:r>
        <w:proofErr w:type="spellEnd"/>
        <w:r w:rsidRPr="00B95620">
          <w:t xml:space="preserve"> </w:t>
        </w:r>
        <w:proofErr w:type="spellStart"/>
        <w:r w:rsidRPr="00B95620">
          <w:t>les</w:t>
        </w:r>
        <w:proofErr w:type="spellEnd"/>
        <w:r w:rsidRPr="00B95620">
          <w:t xml:space="preserve"> </w:t>
        </w:r>
        <w:proofErr w:type="spellStart"/>
        <w:r w:rsidRPr="00B95620">
          <w:t>horaires</w:t>
        </w:r>
        <w:proofErr w:type="spellEnd"/>
        <w:r w:rsidRPr="00B95620">
          <w:t xml:space="preserve"> d'ouverture, </w:t>
        </w:r>
        <w:proofErr w:type="spellStart"/>
        <w:r w:rsidRPr="00B95620">
          <w:t>veuillez</w:t>
        </w:r>
        <w:proofErr w:type="spellEnd"/>
        <w:r w:rsidRPr="00B95620">
          <w:t xml:space="preserve"> </w:t>
        </w:r>
        <w:proofErr w:type="spellStart"/>
        <w:r w:rsidRPr="00B95620">
          <w:t>consulter</w:t>
        </w:r>
        <w:proofErr w:type="spellEnd"/>
        <w:r w:rsidRPr="00B95620">
          <w:t xml:space="preserve"> la page https://dindondan.app/orarimesse/Santa-Maria-Maggiore-Bologna-54DB1 &lt;/font&gt; &lt;/p&gt;",</w:t>
        </w:r>
      </w:ins>
    </w:p>
    <w:p w14:paraId="343328FE" w14:textId="77777777" w:rsidR="00B95620" w:rsidRPr="00B95620" w:rsidRDefault="00B95620" w:rsidP="00B95620">
      <w:pPr>
        <w:spacing w:after="0"/>
        <w:rPr>
          <w:ins w:id="726" w:author="Ruggero Rostirolla" w:date="2026-02-02T08:43:00Z" w16du:dateUtc="2026-02-02T07:43:00Z"/>
        </w:rPr>
      </w:pPr>
      <w:ins w:id="727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sourceText</w:t>
        </w:r>
        <w:proofErr w:type="spellEnd"/>
        <w:r w:rsidRPr="00B95620">
          <w:t>": "",</w:t>
        </w:r>
      </w:ins>
    </w:p>
    <w:p w14:paraId="29B85A70" w14:textId="77777777" w:rsidR="00B95620" w:rsidRPr="00B95620" w:rsidRDefault="00B95620" w:rsidP="00B95620">
      <w:pPr>
        <w:spacing w:after="0"/>
        <w:rPr>
          <w:ins w:id="728" w:author="Ruggero Rostirolla" w:date="2026-02-02T08:43:00Z" w16du:dateUtc="2026-02-02T07:43:00Z"/>
        </w:rPr>
      </w:pPr>
      <w:ins w:id="729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lastUpdate</w:t>
        </w:r>
        <w:proofErr w:type="spellEnd"/>
        <w:r w:rsidRPr="00B95620">
          <w:t>": "2025-12-26",</w:t>
        </w:r>
      </w:ins>
    </w:p>
    <w:p w14:paraId="20723D14" w14:textId="77777777" w:rsidR="00B95620" w:rsidRPr="00B95620" w:rsidRDefault="00B95620" w:rsidP="00B95620">
      <w:pPr>
        <w:spacing w:after="0"/>
        <w:rPr>
          <w:ins w:id="730" w:author="Ruggero Rostirolla" w:date="2026-02-02T08:43:00Z" w16du:dateUtc="2026-02-02T07:43:00Z"/>
        </w:rPr>
      </w:pPr>
      <w:ins w:id="731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headImage</w:t>
        </w:r>
        <w:proofErr w:type="spellEnd"/>
        <w:r w:rsidRPr="00B95620">
          <w:t>": "panorama_bologna.jpg",</w:t>
        </w:r>
      </w:ins>
    </w:p>
    <w:p w14:paraId="599DD931" w14:textId="77777777" w:rsidR="00B95620" w:rsidRPr="00B95620" w:rsidRDefault="00B95620" w:rsidP="00B95620">
      <w:pPr>
        <w:spacing w:after="0"/>
        <w:rPr>
          <w:ins w:id="732" w:author="Ruggero Rostirolla" w:date="2026-02-02T08:43:00Z" w16du:dateUtc="2026-02-02T07:43:00Z"/>
        </w:rPr>
      </w:pPr>
      <w:ins w:id="733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audioSource</w:t>
        </w:r>
        <w:proofErr w:type="spellEnd"/>
        <w:r w:rsidRPr="00B95620">
          <w:t>": "fr/bsmariamaggiore.mp3"</w:t>
        </w:r>
      </w:ins>
    </w:p>
    <w:p w14:paraId="17A21E18" w14:textId="77777777" w:rsidR="00B95620" w:rsidRPr="00B95620" w:rsidRDefault="00B95620" w:rsidP="00B95620">
      <w:pPr>
        <w:spacing w:after="0"/>
        <w:rPr>
          <w:ins w:id="734" w:author="Ruggero Rostirolla" w:date="2026-02-02T08:43:00Z" w16du:dateUtc="2026-02-02T07:43:00Z"/>
        </w:rPr>
      </w:pPr>
      <w:ins w:id="735" w:author="Ruggero Rostirolla" w:date="2026-02-02T08:43:00Z" w16du:dateUtc="2026-02-02T07:43:00Z">
        <w:r w:rsidRPr="00B95620">
          <w:t>        },</w:t>
        </w:r>
      </w:ins>
    </w:p>
    <w:p w14:paraId="41694AC5" w14:textId="77777777" w:rsidR="00B95620" w:rsidRPr="00B95620" w:rsidRDefault="00B95620" w:rsidP="00B95620">
      <w:pPr>
        <w:spacing w:after="0"/>
        <w:rPr>
          <w:ins w:id="736" w:author="Ruggero Rostirolla" w:date="2026-02-02T08:43:00Z" w16du:dateUtc="2026-02-02T07:43:00Z"/>
        </w:rPr>
      </w:pPr>
      <w:ins w:id="737" w:author="Ruggero Rostirolla" w:date="2026-02-02T08:43:00Z" w16du:dateUtc="2026-02-02T07:43:00Z">
        <w:r w:rsidRPr="00B95620">
          <w:t>        "en": {</w:t>
        </w:r>
      </w:ins>
    </w:p>
    <w:p w14:paraId="7F664F6A" w14:textId="77777777" w:rsidR="00B95620" w:rsidRPr="00B95620" w:rsidRDefault="00B95620" w:rsidP="00B95620">
      <w:pPr>
        <w:spacing w:after="0"/>
        <w:rPr>
          <w:ins w:id="738" w:author="Ruggero Rostirolla" w:date="2026-02-02T08:43:00Z" w16du:dateUtc="2026-02-02T07:43:00Z"/>
        </w:rPr>
      </w:pPr>
      <w:ins w:id="739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pageTitle</w:t>
        </w:r>
        <w:proofErr w:type="spellEnd"/>
        <w:r w:rsidRPr="00B95620">
          <w:t>": "Basilica of Santa Maria Maggiore",</w:t>
        </w:r>
      </w:ins>
    </w:p>
    <w:p w14:paraId="13018C46" w14:textId="77777777" w:rsidR="00B95620" w:rsidRPr="00B95620" w:rsidRDefault="00B95620" w:rsidP="00B95620">
      <w:pPr>
        <w:spacing w:after="0"/>
        <w:rPr>
          <w:ins w:id="740" w:author="Ruggero Rostirolla" w:date="2026-02-02T08:43:00Z" w16du:dateUtc="2026-02-02T07:43:00Z"/>
        </w:rPr>
      </w:pPr>
      <w:ins w:id="741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playAudioButton</w:t>
        </w:r>
        <w:proofErr w:type="spellEnd"/>
        <w:r w:rsidRPr="00B95620">
          <w:t xml:space="preserve">": "Listen with </w:t>
        </w:r>
        <w:proofErr w:type="spellStart"/>
        <w:r w:rsidRPr="00B95620">
          <w:t>headphones</w:t>
        </w:r>
        <w:proofErr w:type="spellEnd"/>
        <w:r w:rsidRPr="00B95620">
          <w:t>",</w:t>
        </w:r>
      </w:ins>
    </w:p>
    <w:p w14:paraId="3D6F0929" w14:textId="77777777" w:rsidR="00B95620" w:rsidRPr="00B95620" w:rsidRDefault="00B95620" w:rsidP="00B95620">
      <w:pPr>
        <w:spacing w:after="0"/>
        <w:rPr>
          <w:ins w:id="742" w:author="Ruggero Rostirolla" w:date="2026-02-02T08:43:00Z" w16du:dateUtc="2026-02-02T07:43:00Z"/>
        </w:rPr>
      </w:pPr>
      <w:ins w:id="743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pauseAudioButton</w:t>
        </w:r>
        <w:proofErr w:type="spellEnd"/>
        <w:r w:rsidRPr="00B95620">
          <w:t>": "Pause",</w:t>
        </w:r>
      </w:ins>
    </w:p>
    <w:p w14:paraId="67BF386B" w14:textId="77777777" w:rsidR="00B95620" w:rsidRPr="00B95620" w:rsidRDefault="00B95620" w:rsidP="00B95620">
      <w:pPr>
        <w:spacing w:after="0"/>
        <w:rPr>
          <w:ins w:id="744" w:author="Ruggero Rostirolla" w:date="2026-02-02T08:43:00Z" w16du:dateUtc="2026-02-02T07:43:00Z"/>
        </w:rPr>
      </w:pPr>
      <w:ins w:id="745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mainText</w:t>
        </w:r>
        <w:proofErr w:type="spellEnd"/>
        <w:r w:rsidRPr="00B95620">
          <w:t>": "&lt;p&gt;&lt;font color=\"#ff0000\"&gt;&lt;b&gt;</w:t>
        </w:r>
        <w:proofErr w:type="spellStart"/>
        <w:r w:rsidRPr="00B95620">
          <w:t>If</w:t>
        </w:r>
        <w:proofErr w:type="spellEnd"/>
        <w:r w:rsidRPr="00B95620">
          <w:t xml:space="preserve"> </w:t>
        </w:r>
        <w:proofErr w:type="spellStart"/>
        <w:r w:rsidRPr="00B95620">
          <w:t>you</w:t>
        </w:r>
        <w:proofErr w:type="spellEnd"/>
        <w:r w:rsidRPr="00B95620">
          <w:t xml:space="preserve"> </w:t>
        </w:r>
        <w:proofErr w:type="spellStart"/>
        <w:r w:rsidRPr="00B95620">
          <w:t>enter</w:t>
        </w:r>
        <w:proofErr w:type="spellEnd"/>
        <w:r w:rsidRPr="00B95620">
          <w:t xml:space="preserve"> the </w:t>
        </w:r>
        <w:proofErr w:type="spellStart"/>
        <w:r w:rsidRPr="00B95620">
          <w:t>church</w:t>
        </w:r>
        <w:proofErr w:type="spellEnd"/>
        <w:r w:rsidRPr="00B95620">
          <w:t xml:space="preserve">, use </w:t>
        </w:r>
        <w:proofErr w:type="spellStart"/>
        <w:r w:rsidRPr="00B95620">
          <w:t>headphones</w:t>
        </w:r>
        <w:proofErr w:type="spellEnd"/>
        <w:r w:rsidRPr="00B95620">
          <w:t xml:space="preserve"> to </w:t>
        </w:r>
        <w:proofErr w:type="spellStart"/>
        <w:r w:rsidRPr="00B95620">
          <w:t>listen</w:t>
        </w:r>
        <w:proofErr w:type="spellEnd"/>
        <w:r w:rsidRPr="00B95620">
          <w:t xml:space="preserve"> to the audio&lt;/b&gt;&lt;/font&gt; &lt;/p&gt;&lt;p&gt;&lt;font color=\"#3465a4\"&gt;To </w:t>
        </w:r>
        <w:proofErr w:type="spellStart"/>
        <w:r w:rsidRPr="00B95620">
          <w:t>find</w:t>
        </w:r>
        <w:proofErr w:type="spellEnd"/>
        <w:r w:rsidRPr="00B95620">
          <w:t xml:space="preserve"> out the opening hours, </w:t>
        </w:r>
        <w:proofErr w:type="spellStart"/>
        <w:r w:rsidRPr="00B95620">
          <w:t>please</w:t>
        </w:r>
        <w:proofErr w:type="spellEnd"/>
        <w:r w:rsidRPr="00B95620">
          <w:t xml:space="preserve"> </w:t>
        </w:r>
        <w:proofErr w:type="spellStart"/>
        <w:r w:rsidRPr="00B95620">
          <w:t>visit</w:t>
        </w:r>
        <w:proofErr w:type="spellEnd"/>
        <w:r w:rsidRPr="00B95620">
          <w:t xml:space="preserve"> the page https://dindondan.app/orarimesse/Santa-Maria-Maggiore-Bologna-54DB1 &lt;/font&gt; &lt;/p&gt;",</w:t>
        </w:r>
      </w:ins>
    </w:p>
    <w:p w14:paraId="2DE44880" w14:textId="77777777" w:rsidR="00B95620" w:rsidRPr="00B95620" w:rsidRDefault="00B95620" w:rsidP="00B95620">
      <w:pPr>
        <w:spacing w:after="0"/>
        <w:rPr>
          <w:ins w:id="746" w:author="Ruggero Rostirolla" w:date="2026-02-02T08:43:00Z" w16du:dateUtc="2026-02-02T07:43:00Z"/>
        </w:rPr>
      </w:pPr>
      <w:ins w:id="747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sourceText</w:t>
        </w:r>
        <w:proofErr w:type="spellEnd"/>
        <w:r w:rsidRPr="00B95620">
          <w:t>": "",</w:t>
        </w:r>
      </w:ins>
    </w:p>
    <w:p w14:paraId="29BE11FF" w14:textId="77777777" w:rsidR="00B95620" w:rsidRPr="00B95620" w:rsidRDefault="00B95620" w:rsidP="00B95620">
      <w:pPr>
        <w:spacing w:after="0"/>
        <w:rPr>
          <w:ins w:id="748" w:author="Ruggero Rostirolla" w:date="2026-02-02T08:43:00Z" w16du:dateUtc="2026-02-02T07:43:00Z"/>
        </w:rPr>
      </w:pPr>
      <w:ins w:id="749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lastUpdate</w:t>
        </w:r>
        <w:proofErr w:type="spellEnd"/>
        <w:r w:rsidRPr="00B95620">
          <w:t>": "2025-12-26",</w:t>
        </w:r>
      </w:ins>
    </w:p>
    <w:p w14:paraId="7BC51FA7" w14:textId="77777777" w:rsidR="00B95620" w:rsidRPr="00B95620" w:rsidRDefault="00B95620" w:rsidP="00B95620">
      <w:pPr>
        <w:spacing w:after="0"/>
        <w:rPr>
          <w:ins w:id="750" w:author="Ruggero Rostirolla" w:date="2026-02-02T08:43:00Z" w16du:dateUtc="2026-02-02T07:43:00Z"/>
        </w:rPr>
      </w:pPr>
      <w:ins w:id="751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headImage</w:t>
        </w:r>
        <w:proofErr w:type="spellEnd"/>
        <w:r w:rsidRPr="00B95620">
          <w:t>": "panorama_bologna.jpg",</w:t>
        </w:r>
      </w:ins>
    </w:p>
    <w:p w14:paraId="545C3677" w14:textId="77777777" w:rsidR="00B95620" w:rsidRPr="00B95620" w:rsidRDefault="00B95620" w:rsidP="00B95620">
      <w:pPr>
        <w:spacing w:after="0"/>
        <w:rPr>
          <w:ins w:id="752" w:author="Ruggero Rostirolla" w:date="2026-02-02T08:43:00Z" w16du:dateUtc="2026-02-02T07:43:00Z"/>
        </w:rPr>
      </w:pPr>
      <w:ins w:id="753" w:author="Ruggero Rostirolla" w:date="2026-02-02T08:43:00Z" w16du:dateUtc="2026-02-02T07:43:00Z">
        <w:r w:rsidRPr="00B95620">
          <w:t>            "</w:t>
        </w:r>
        <w:proofErr w:type="spellStart"/>
        <w:r w:rsidRPr="00B95620">
          <w:t>audioSource</w:t>
        </w:r>
        <w:proofErr w:type="spellEnd"/>
        <w:r w:rsidRPr="00B95620">
          <w:t>": "en/bsmariamaggiore.mp3"</w:t>
        </w:r>
      </w:ins>
    </w:p>
    <w:p w14:paraId="70A2432D" w14:textId="77777777" w:rsidR="00B95620" w:rsidRPr="00B95620" w:rsidRDefault="00B95620" w:rsidP="00B95620">
      <w:pPr>
        <w:spacing w:after="0"/>
        <w:rPr>
          <w:ins w:id="754" w:author="Ruggero Rostirolla" w:date="2026-02-02T08:43:00Z" w16du:dateUtc="2026-02-02T07:43:00Z"/>
        </w:rPr>
      </w:pPr>
      <w:ins w:id="755" w:author="Ruggero Rostirolla" w:date="2026-02-02T08:43:00Z" w16du:dateUtc="2026-02-02T07:43:00Z">
        <w:r w:rsidRPr="00B95620">
          <w:t>        }</w:t>
        </w:r>
      </w:ins>
    </w:p>
    <w:p w14:paraId="4FB208E2" w14:textId="1BF80E49" w:rsidR="005F0B13" w:rsidRDefault="005F0B13" w:rsidP="005F0B13">
      <w:pPr>
        <w:rPr>
          <w:ins w:id="756" w:author="Ruggero Rostirolla" w:date="2026-02-02T08:43:00Z" w16du:dateUtc="2026-02-02T07:43:00Z"/>
        </w:rPr>
      </w:pPr>
    </w:p>
    <w:p w14:paraId="156BE870" w14:textId="77777777" w:rsidR="00B95620" w:rsidRDefault="005F0B13" w:rsidP="005F0B13">
      <w:pPr>
        <w:rPr>
          <w:ins w:id="757" w:author="Ruggero Rostirolla" w:date="2026-02-02T08:43:00Z" w16du:dateUtc="2026-02-02T07:43:00Z"/>
        </w:rPr>
      </w:pPr>
      <w:ins w:id="758" w:author="Ruggero Rostirolla" w:date="2026-02-02T08:43:00Z" w16du:dateUtc="2026-02-02T07:43:00Z">
        <w:r>
          <w:t>Non necessariamente debbono essere presenti nel blocco tutte le chiavi, m</w:t>
        </w:r>
        <w:r w:rsidR="00B95620">
          <w:t>a</w:t>
        </w:r>
        <w:r>
          <w:t xml:space="preserve"> se sono presenti possono essere usate nel seguente modo:</w:t>
        </w:r>
      </w:ins>
    </w:p>
    <w:p w14:paraId="68B3D69E" w14:textId="0BB21781" w:rsidR="00B95620" w:rsidRDefault="005F0B13" w:rsidP="00B95620">
      <w:pPr>
        <w:pStyle w:val="Paragrafoelenco"/>
        <w:numPr>
          <w:ilvl w:val="0"/>
          <w:numId w:val="28"/>
        </w:numPr>
        <w:rPr>
          <w:ins w:id="759" w:author="Ruggero Rostirolla" w:date="2026-02-02T08:43:00Z" w16du:dateUtc="2026-02-02T07:43:00Z"/>
        </w:rPr>
      </w:pPr>
      <w:ins w:id="760" w:author="Ruggero Rostirolla" w:date="2026-02-02T08:43:00Z" w16du:dateUtc="2026-02-02T07:43:00Z">
        <w:r>
          <w:t>“chiave</w:t>
        </w:r>
        <w:proofErr w:type="gramStart"/>
        <w:r>
          <w:t>”:  “”  viene</w:t>
        </w:r>
        <w:proofErr w:type="gramEnd"/>
        <w:r>
          <w:t xml:space="preserve"> pulita la chiave nel </w:t>
        </w:r>
        <w:proofErr w:type="gramStart"/>
        <w:r>
          <w:t>file  se</w:t>
        </w:r>
        <w:proofErr w:type="gramEnd"/>
        <w:r>
          <w:t xml:space="preserve"> presente </w:t>
        </w:r>
        <w:r w:rsidR="00B95620">
          <w:t>del testo</w:t>
        </w:r>
      </w:ins>
    </w:p>
    <w:p w14:paraId="53FF2271" w14:textId="563D60A9" w:rsidR="005F0B13" w:rsidRDefault="00B95620" w:rsidP="00B95620">
      <w:pPr>
        <w:pStyle w:val="Paragrafoelenco"/>
        <w:numPr>
          <w:ilvl w:val="0"/>
          <w:numId w:val="28"/>
        </w:numPr>
        <w:rPr>
          <w:ins w:id="761" w:author="Ruggero Rostirolla" w:date="2026-02-02T08:43:00Z" w16du:dateUtc="2026-02-02T07:43:00Z"/>
        </w:rPr>
      </w:pPr>
      <w:ins w:id="762" w:author="Ruggero Rostirolla" w:date="2026-02-02T08:43:00Z" w16du:dateUtc="2026-02-02T07:43:00Z">
        <w:r>
          <w:t>“chiave</w:t>
        </w:r>
        <w:proofErr w:type="gramStart"/>
        <w:r>
          <w:t>”:  “</w:t>
        </w:r>
        <w:proofErr w:type="gramEnd"/>
        <w:r>
          <w:t xml:space="preserve">contiene del testo …”  inserisce o aggiorna il testo della chiave nei relativi </w:t>
        </w:r>
        <w:proofErr w:type="spellStart"/>
        <w:proofErr w:type="gramStart"/>
        <w:r>
          <w:t>texts.json</w:t>
        </w:r>
        <w:proofErr w:type="spellEnd"/>
        <w:proofErr w:type="gramEnd"/>
        <w:r>
          <w:t xml:space="preserve"> nelle varie lingue. </w:t>
        </w:r>
      </w:ins>
    </w:p>
    <w:p w14:paraId="17081B59" w14:textId="77777777" w:rsidR="006C226D" w:rsidRDefault="006C226D">
      <w:pPr>
        <w:rPr>
          <w:ins w:id="763" w:author="Ruggero Rostirolla" w:date="2026-02-02T08:43:00Z" w16du:dateUtc="2026-02-02T07:43:00Z"/>
        </w:rPr>
      </w:pPr>
      <w:ins w:id="764" w:author="Ruggero Rostirolla" w:date="2026-02-02T08:43:00Z" w16du:dateUtc="2026-02-02T07:43:00Z">
        <w:r>
          <w:br w:type="page"/>
        </w:r>
      </w:ins>
    </w:p>
    <w:p w14:paraId="03B7D482" w14:textId="3D844998" w:rsidR="00B95620" w:rsidRDefault="00B95620" w:rsidP="005F0B13">
      <w:pPr>
        <w:rPr>
          <w:ins w:id="765" w:author="Ruggero Rostirolla" w:date="2026-02-02T08:43:00Z" w16du:dateUtc="2026-02-02T07:43:00Z"/>
        </w:rPr>
      </w:pPr>
      <w:ins w:id="766" w:author="Ruggero Rostirolla" w:date="2026-02-02T08:43:00Z" w16du:dateUtc="2026-02-02T07:43:00Z">
        <w:r>
          <w:lastRenderedPageBreak/>
          <w:t>Considerazioni</w:t>
        </w:r>
      </w:ins>
    </w:p>
    <w:p w14:paraId="32D31C2E" w14:textId="7E0BF336" w:rsidR="006C226D" w:rsidRDefault="00B95620" w:rsidP="005F0B13">
      <w:pPr>
        <w:rPr>
          <w:ins w:id="767" w:author="Ruggero Rostirolla" w:date="2026-02-02T08:43:00Z" w16du:dateUtc="2026-02-02T07:43:00Z"/>
        </w:rPr>
      </w:pPr>
      <w:ins w:id="768" w:author="Ruggero Rostirolla" w:date="2026-02-02T08:43:00Z" w16du:dateUtc="2026-02-02T07:43:00Z">
        <w:r>
          <w:t xml:space="preserve">Il file </w:t>
        </w:r>
        <w:proofErr w:type="spellStart"/>
        <w:r w:rsidRPr="006C226D">
          <w:rPr>
            <w:b/>
            <w:bCs/>
          </w:rPr>
          <w:t>manual_keys_</w:t>
        </w:r>
        <w:proofErr w:type="gramStart"/>
        <w:r w:rsidRPr="006C226D">
          <w:rPr>
            <w:b/>
            <w:bCs/>
          </w:rPr>
          <w:t>template.json</w:t>
        </w:r>
        <w:proofErr w:type="spellEnd"/>
        <w:proofErr w:type="gramEnd"/>
        <w:r>
          <w:t xml:space="preserve"> potrebbe essere mantenuto aggiornato,</w:t>
        </w:r>
        <w:r w:rsidR="006C226D">
          <w:t xml:space="preserve"> senza cancellare le chiavi già caricate, permettendo l’eventuale ricaricamento in caso di problemi e/o la necessità di ricreare i blocchi di </w:t>
        </w:r>
        <w:proofErr w:type="spellStart"/>
        <w:proofErr w:type="gramStart"/>
        <w:r w:rsidR="006C226D">
          <w:t>texts.json</w:t>
        </w:r>
        <w:proofErr w:type="spellEnd"/>
        <w:proofErr w:type="gramEnd"/>
        <w:r w:rsidR="006C226D">
          <w:t>, dopo che sono stati caricati i dati dinamici, legati al documento.</w:t>
        </w:r>
        <w:r w:rsidR="006C226D">
          <w:br/>
        </w:r>
      </w:ins>
    </w:p>
    <w:p w14:paraId="5831E33C" w14:textId="12DD17E4" w:rsidR="00751F7E" w:rsidRDefault="00F743F8" w:rsidP="00F743F8">
      <w:pPr>
        <w:rPr>
          <w:ins w:id="769" w:author="Ruggero Rostirolla" w:date="2026-02-02T08:43:00Z" w16du:dateUtc="2026-02-02T07:43:00Z"/>
        </w:rPr>
      </w:pPr>
      <w:ins w:id="770" w:author="Ruggero Rostirolla" w:date="2026-02-02T08:43:00Z" w16du:dateUtc="2026-02-02T07:43:00Z">
        <w:r>
          <w:t xml:space="preserve"> </w:t>
        </w:r>
      </w:ins>
    </w:p>
    <w:p w14:paraId="062F5B4A" w14:textId="77777777" w:rsidR="006C226D" w:rsidRDefault="006C226D">
      <w:pPr>
        <w:rPr>
          <w:color w:val="0F4761" w:themeColor="accent1" w:themeShade="BF"/>
          <w:sz w:val="28"/>
          <w:rPrChange w:id="771" w:author="Ruggero Rostirolla" w:date="2026-02-02T08:43:00Z" w16du:dateUtc="2026-02-02T07:43:00Z">
            <w:rPr/>
          </w:rPrChange>
        </w:rPr>
      </w:pPr>
      <w:ins w:id="772" w:author="Ruggero Rostirolla" w:date="2026-02-02T08:43:00Z" w16du:dateUtc="2026-02-02T07:43:00Z">
        <w:r>
          <w:br w:type="page"/>
        </w:r>
      </w:ins>
    </w:p>
    <w:p w14:paraId="3ABBECB9" w14:textId="2D0DD19E" w:rsidR="00751F7E" w:rsidRDefault="00751F7E" w:rsidP="002F2C1F">
      <w:pPr>
        <w:pStyle w:val="Titolo3"/>
        <w:jc w:val="both"/>
      </w:pPr>
      <w:r>
        <w:lastRenderedPageBreak/>
        <w:t xml:space="preserve">Caricamento delle immagini con lo script </w:t>
      </w:r>
      <w:r w:rsidR="00FE53ED">
        <w:t>update_image.bat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5AFA1881" w14:textId="77777777" w:rsidTr="00DD1F4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BF41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00E1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96C3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411B9AC2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AFD7B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B31C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052F7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6623FECB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CD3D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72D35" w14:textId="5A035AAB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9133E6" w:rsidRPr="00913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caricamento delle immagini</w:t>
            </w:r>
            <w:r w:rsidR="00913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 nel file .json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DFEC7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F86D7D0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29E2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AAB18" w14:textId="74AF53F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9133E6" w:rsidRPr="00913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update_image.bat</w:t>
            </w:r>
            <w:r w:rsidR="00913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br/>
            </w:r>
            <w:r w:rsidR="009133E6" w:rsidRPr="009133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update_image_sources.py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72788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60186FB7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241AB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E27AA" w14:textId="6BEE71FC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444645" w:rsidRPr="004446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image_list.txt</w:t>
            </w:r>
            <w:r w:rsidR="004446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 (modifica manuale)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4B033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2ABD6015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29B7F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40CB6" w14:textId="2239E8AD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4446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root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87715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71BDA5E6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BDE5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DB234" w14:textId="12363832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44464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root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A65BB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A44688E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26922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80B8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E18A5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1B77797A" w14:textId="77777777" w:rsidR="00B11C9E" w:rsidRDefault="00B11C9E" w:rsidP="00FE53ED"/>
    <w:p w14:paraId="3D427C0B" w14:textId="77777777" w:rsidR="009133E6" w:rsidRDefault="00751F7E" w:rsidP="00FE53ED">
      <w:r>
        <w:t xml:space="preserve">Procediamo al </w:t>
      </w:r>
      <w:r w:rsidRPr="00751F7E">
        <w:rPr>
          <w:b/>
          <w:bCs/>
        </w:rPr>
        <w:t>caricamento</w:t>
      </w:r>
      <w:r>
        <w:t xml:space="preserve"> </w:t>
      </w:r>
      <w:r>
        <w:rPr>
          <w:b/>
          <w:bCs/>
        </w:rPr>
        <w:t>delle immagini</w:t>
      </w:r>
      <w:r w:rsidR="005A218C">
        <w:t xml:space="preserve"> per la stessa chiave per tutte le lingue per la pagina </w:t>
      </w:r>
      <w:r w:rsidR="00640D20">
        <w:t>paginaxy</w:t>
      </w:r>
      <w:r w:rsidR="005A218C">
        <w:t>.</w:t>
      </w:r>
      <w:r w:rsidR="00FE53ED">
        <w:t xml:space="preserve"> </w:t>
      </w:r>
      <w:r w:rsidR="00FE53ED">
        <w:br/>
        <w:t>Le immagini saranno presenti in Assets/images</w:t>
      </w:r>
    </w:p>
    <w:p w14:paraId="5513C291" w14:textId="77777777" w:rsidR="00444645" w:rsidRPr="00444645" w:rsidRDefault="00444645" w:rsidP="00444645">
      <w:pPr>
        <w:spacing w:after="0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</w:pPr>
      <w:r>
        <w:t xml:space="preserve">Il codice </w:t>
      </w:r>
      <w:r w:rsidRPr="009133E6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  <w:t>update_image_sources.py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  <w:t xml:space="preserve"> usa il file </w:t>
      </w:r>
      <w:r w:rsidRPr="0044464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it-IT"/>
          <w14:ligatures w14:val="none"/>
        </w:rPr>
        <w:t>image_list.txt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  <w:t xml:space="preserve"> che è presente in root e che contiene una riga per ogni chiave </w:t>
      </w:r>
      <w:r w:rsidRPr="0044464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  <w:t>"imageSource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  <w:t>X</w:t>
      </w:r>
      <w:r w:rsidRPr="0044464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  <w:t>"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  <w:t>. Un esempio: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  <w:br/>
      </w:r>
      <w:r w:rsidRPr="0044464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  <w:t>giangiorgi|imageSource1|giangiorgi/panorama_bologna.jpg</w:t>
      </w:r>
    </w:p>
    <w:p w14:paraId="721C16AE" w14:textId="77777777" w:rsidR="00444645" w:rsidRPr="00444645" w:rsidRDefault="00444645" w:rsidP="00444645">
      <w:pPr>
        <w:spacing w:after="0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</w:pPr>
      <w:r w:rsidRPr="0044464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  <w:t>giangiorgi|imageSource2|giangiorgi/cantierefontanina.jpg</w:t>
      </w:r>
    </w:p>
    <w:p w14:paraId="4959A4C2" w14:textId="3A9F0187" w:rsidR="00444645" w:rsidRPr="00444645" w:rsidRDefault="00444645" w:rsidP="00444645">
      <w:pPr>
        <w:spacing w:after="0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</w:pPr>
      <w:r w:rsidRPr="0044464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it-IT"/>
          <w14:ligatures w14:val="none"/>
        </w:rPr>
        <w:t>giangiorgi|imageSource3|giangiorgi/serrandeImbrattate.jpg</w:t>
      </w:r>
    </w:p>
    <w:p w14:paraId="3F4A128E" w14:textId="2E31C195" w:rsidR="00715248" w:rsidRDefault="00444645">
      <w:r>
        <w:t>il tracciato della riga è:</w:t>
      </w:r>
      <w:r>
        <w:br/>
        <w:t>[paginaID]|</w:t>
      </w:r>
      <w:r w:rsidR="00843DEF">
        <w:t>[chiaveJson]|[paginaID]/[nomeImmagine]</w:t>
      </w:r>
    </w:p>
    <w:p w14:paraId="45DC2F8B" w14:textId="77777777" w:rsidR="00715248" w:rsidRDefault="00715248">
      <w:r>
        <w:br w:type="page"/>
      </w:r>
    </w:p>
    <w:p w14:paraId="6B8FB08F" w14:textId="186FD67C" w:rsidR="00751F7E" w:rsidRDefault="006B5C6A" w:rsidP="006B5C6A">
      <w:pPr>
        <w:pStyle w:val="Titolo3"/>
      </w:pPr>
      <w:r>
        <w:lastRenderedPageBreak/>
        <w:t>Creazione dell’audio della pagina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181C09F6" w14:textId="77777777" w:rsidTr="00DD1F4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7445E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6B2AD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1594F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2C0FD23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6E92E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C2FC7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1A341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6C4BEFE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BD965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8FBB95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BFCFA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6640D97D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FCFC7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2EB04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EE481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166F3AB5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48C31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31056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6999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7C33A2D1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BE71A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DB6DF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D6E77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624F1352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A3917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D094A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A1EDF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42BD6F5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5277B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8425E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70231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3D3D8AEC" w14:textId="77777777" w:rsidR="00B11C9E" w:rsidRDefault="00B11C9E" w:rsidP="008C5EA8"/>
    <w:p w14:paraId="1A0A2373" w14:textId="0B50EB33" w:rsidR="00CA21C2" w:rsidRDefault="00E0059F" w:rsidP="008C5EA8">
      <w:r>
        <w:t xml:space="preserve">Dal file </w:t>
      </w:r>
      <w:r w:rsidR="00B11C9E">
        <w:rPr>
          <w:b/>
          <w:bCs/>
        </w:rPr>
        <w:t>paginaxy</w:t>
      </w:r>
      <w:r w:rsidRPr="003D5644">
        <w:rPr>
          <w:b/>
          <w:bCs/>
        </w:rPr>
        <w:t>.docx</w:t>
      </w:r>
      <w:r>
        <w:t xml:space="preserve"> completo in C</w:t>
      </w:r>
      <w:r w:rsidRPr="005768C3">
        <w:t>:\Users\User\Documents\GitHub\</w:t>
      </w:r>
      <w:r w:rsidR="00C545F0">
        <w:t>Paginaxy</w:t>
      </w:r>
      <w:r w:rsidRPr="005768C3">
        <w:t>\DOCS_DA_CONVERTIRE</w:t>
      </w:r>
      <w:r>
        <w:br/>
        <w:t xml:space="preserve">possiamo procedere una “sintesi accattivante” , di massimo 170 parole, (4 frasi) per convertirlo in audio. </w:t>
      </w:r>
    </w:p>
    <w:p w14:paraId="31CE1BFF" w14:textId="417D167D" w:rsidR="006B5C6A" w:rsidRDefault="006B5C6A" w:rsidP="00EF7F2C">
      <w:pPr>
        <w:pStyle w:val="Paragrafoelenco"/>
        <w:numPr>
          <w:ilvl w:val="0"/>
          <w:numId w:val="10"/>
        </w:numPr>
      </w:pPr>
      <w:r>
        <w:t>Per fare questo possiamo richiedere a Gemini di leggere il testo che noi le forniamo con un copia e incolla e lui ci darà in output il testo. Il testo potremmo anche ascoltarlo direttamente nella pagina web di Gemini.</w:t>
      </w:r>
    </w:p>
    <w:p w14:paraId="680F2E35" w14:textId="116C7BAE" w:rsidR="003839BB" w:rsidRDefault="003839BB" w:rsidP="00EF7F2C">
      <w:pPr>
        <w:pStyle w:val="Paragrafoelenco"/>
        <w:numPr>
          <w:ilvl w:val="0"/>
          <w:numId w:val="10"/>
        </w:numPr>
      </w:pPr>
      <w:r>
        <w:t>Tramite AUDACITY possiamo registrare l’audio prodotto da Gemini.</w:t>
      </w:r>
      <w:r>
        <w:br/>
        <w:t>Le operazioni su AUDACITY:</w:t>
      </w:r>
    </w:p>
    <w:p w14:paraId="4C4C9D01" w14:textId="5685A514" w:rsidR="003839BB" w:rsidRDefault="003839BB" w:rsidP="003839BB">
      <w:pPr>
        <w:pStyle w:val="Paragrafoelenco"/>
        <w:numPr>
          <w:ilvl w:val="1"/>
          <w:numId w:val="10"/>
        </w:numPr>
      </w:pPr>
      <w:r>
        <w:t xml:space="preserve">Configurazione Audio </w:t>
      </w:r>
      <w:r w:rsidRPr="003839BB">
        <w:rPr>
          <w:noProof/>
        </w:rPr>
        <w:drawing>
          <wp:inline distT="0" distB="0" distL="0" distR="0" wp14:anchorId="502900D5" wp14:editId="7DD11B4C">
            <wp:extent cx="914743" cy="412750"/>
            <wp:effectExtent l="0" t="0" r="0" b="6350"/>
            <wp:docPr id="74786942" name="Immagine 1" descr="Immagine che contiene testo, Carattere, logo, bianc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6942" name="Immagine 1" descr="Immagine che contiene testo, Carattere, logo, bianco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5413" cy="41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Dispositivo di registrazione: Altoparlanti …</w:t>
      </w:r>
    </w:p>
    <w:p w14:paraId="3C1BCBF6" w14:textId="7061692A" w:rsidR="003839BB" w:rsidRDefault="003839BB" w:rsidP="003839BB">
      <w:pPr>
        <w:pStyle w:val="Paragrafoelenco"/>
        <w:numPr>
          <w:ilvl w:val="1"/>
          <w:numId w:val="10"/>
        </w:numPr>
      </w:pPr>
      <w:r>
        <w:t xml:space="preserve">Premere il pulsante registra </w:t>
      </w:r>
      <w:r w:rsidRPr="003839BB">
        <w:rPr>
          <w:noProof/>
        </w:rPr>
        <w:drawing>
          <wp:inline distT="0" distB="0" distL="0" distR="0" wp14:anchorId="640C52F0" wp14:editId="192143C5">
            <wp:extent cx="255770" cy="247650"/>
            <wp:effectExtent l="0" t="0" r="0" b="0"/>
            <wp:docPr id="3926029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02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578" cy="2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FB92" w14:textId="6BAEC17C" w:rsidR="003839BB" w:rsidRPr="008614F6" w:rsidRDefault="003839BB" w:rsidP="003839BB">
      <w:pPr>
        <w:pStyle w:val="Paragrafoelenco"/>
        <w:numPr>
          <w:ilvl w:val="1"/>
          <w:numId w:val="10"/>
        </w:numPr>
      </w:pPr>
      <w:r>
        <w:t xml:space="preserve">Su web Gemini in corrispondenza del testo che prodotto per una breve sintesi accattivante </w:t>
      </w:r>
      <w:r w:rsidR="008614F6">
        <w:t>seleziona</w:t>
      </w:r>
      <w:r>
        <w:t xml:space="preserve"> il bottone </w:t>
      </w:r>
      <w:r w:rsidR="008614F6" w:rsidRPr="008614F6">
        <w:rPr>
          <w:b/>
          <w:bCs/>
        </w:rPr>
        <w:t>… verticale</w:t>
      </w:r>
      <w:r w:rsidR="008614F6">
        <w:br/>
        <w:t xml:space="preserve">e nella finestra che si apre seleziona </w:t>
      </w:r>
      <w:r w:rsidR="008614F6">
        <w:rPr>
          <w:b/>
          <w:bCs/>
        </w:rPr>
        <w:t>A</w:t>
      </w:r>
      <w:r w:rsidR="008614F6" w:rsidRPr="008614F6">
        <w:rPr>
          <w:b/>
          <w:bCs/>
        </w:rPr>
        <w:t>scolta</w:t>
      </w:r>
    </w:p>
    <w:p w14:paraId="3163A0D5" w14:textId="3C75BA07" w:rsidR="008614F6" w:rsidRDefault="008614F6" w:rsidP="003839BB">
      <w:pPr>
        <w:pStyle w:val="Paragrafoelenco"/>
        <w:numPr>
          <w:ilvl w:val="1"/>
          <w:numId w:val="10"/>
        </w:numPr>
      </w:pPr>
      <w:r>
        <w:t xml:space="preserve">Ritorna su AUDACITY e quando termina l’audio premi il bottone </w:t>
      </w:r>
      <w:r w:rsidRPr="008614F6">
        <w:rPr>
          <w:noProof/>
        </w:rPr>
        <w:drawing>
          <wp:inline distT="0" distB="0" distL="0" distR="0" wp14:anchorId="6EF4255C" wp14:editId="274A30F6">
            <wp:extent cx="390580" cy="295316"/>
            <wp:effectExtent l="0" t="0" r="9525" b="0"/>
            <wp:docPr id="112159437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943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592">
        <w:t>per interrompere la registrazione</w:t>
      </w:r>
    </w:p>
    <w:p w14:paraId="28A85DC1" w14:textId="1F3E3FF6" w:rsidR="00032592" w:rsidRDefault="00032592" w:rsidP="003839BB">
      <w:pPr>
        <w:pStyle w:val="Paragrafoelenco"/>
        <w:numPr>
          <w:ilvl w:val="1"/>
          <w:numId w:val="10"/>
        </w:numPr>
      </w:pPr>
      <w:r>
        <w:t>Usando AUDACITY potete intervenire sulla registrazione, tagliando quelle parti dell’audio che non vogliamo sentire.</w:t>
      </w:r>
    </w:p>
    <w:p w14:paraId="6B00F940" w14:textId="601ADA5D" w:rsidR="00032592" w:rsidRDefault="00032592" w:rsidP="003839BB">
      <w:pPr>
        <w:pStyle w:val="Paragrafoelenco"/>
        <w:numPr>
          <w:ilvl w:val="1"/>
          <w:numId w:val="10"/>
        </w:numPr>
      </w:pPr>
      <w:r>
        <w:t xml:space="preserve">Salvare la registrazione, esportando: File &gt; Esporta Audio … salvando in formato MP3 in </w:t>
      </w:r>
      <w:r w:rsidRPr="00EF7F2C">
        <w:rPr>
          <w:b/>
          <w:bCs/>
        </w:rPr>
        <w:t>Assets\Audio\it\</w:t>
      </w:r>
      <w:r>
        <w:rPr>
          <w:b/>
          <w:bCs/>
        </w:rPr>
        <w:t>Paginaxy</w:t>
      </w:r>
      <w:r w:rsidRPr="00EF7F2C">
        <w:rPr>
          <w:b/>
          <w:bCs/>
        </w:rPr>
        <w:t>.mp3</w:t>
      </w:r>
    </w:p>
    <w:p w14:paraId="6A693FE1" w14:textId="70B2C3CD" w:rsidR="00E0059F" w:rsidRDefault="00032592" w:rsidP="00EF7F2C">
      <w:pPr>
        <w:pStyle w:val="Paragrafoelenco"/>
        <w:numPr>
          <w:ilvl w:val="0"/>
          <w:numId w:val="10"/>
        </w:numPr>
      </w:pPr>
      <w:r>
        <w:t>Una buona alternativa è l’uso del prodotto presente sull</w:t>
      </w:r>
      <w:r w:rsidR="00E0059F">
        <w:t xml:space="preserve">a pagina web </w:t>
      </w:r>
      <w:r w:rsidR="00E0059F" w:rsidRPr="00EF7F2C">
        <w:rPr>
          <w:b/>
          <w:bCs/>
        </w:rPr>
        <w:t xml:space="preserve">https://ttsmp3.com/ </w:t>
      </w:r>
      <w:r>
        <w:t xml:space="preserve">che prevede un costo </w:t>
      </w:r>
      <w:r w:rsidR="00EF7F2C">
        <w:rPr>
          <w:b/>
          <w:bCs/>
        </w:rPr>
        <w:br/>
      </w:r>
      <w:r w:rsidR="00E0059F">
        <w:t xml:space="preserve">L’audio verrà salvato in </w:t>
      </w:r>
      <w:r w:rsidR="00E0059F" w:rsidRPr="00EF7F2C">
        <w:rPr>
          <w:b/>
          <w:bCs/>
        </w:rPr>
        <w:t>Assets\Audio\it\</w:t>
      </w:r>
      <w:r w:rsidR="00640D20">
        <w:rPr>
          <w:b/>
          <w:bCs/>
        </w:rPr>
        <w:t>Paginaxy</w:t>
      </w:r>
      <w:r w:rsidR="00E0059F" w:rsidRPr="00EF7F2C">
        <w:rPr>
          <w:b/>
          <w:bCs/>
        </w:rPr>
        <w:t xml:space="preserve">.mp3. </w:t>
      </w:r>
      <w:r w:rsidR="00E0059F">
        <w:t>Verificare che nel blocco .json ci sia il nome corretto del file mp3.</w:t>
      </w:r>
    </w:p>
    <w:p w14:paraId="5A50D19E" w14:textId="698675F5" w:rsidR="00712A5A" w:rsidRDefault="00712A5A">
      <w:r>
        <w:br w:type="page"/>
      </w:r>
    </w:p>
    <w:p w14:paraId="666836DB" w14:textId="3E5302E9" w:rsidR="00712A5A" w:rsidRDefault="00712A5A" w:rsidP="00712A5A">
      <w:pPr>
        <w:pStyle w:val="Titolo2"/>
      </w:pPr>
      <w:r>
        <w:lastRenderedPageBreak/>
        <w:t xml:space="preserve">Come recuperare le informazioni dalle attività di Gemini </w:t>
      </w: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5248"/>
        <w:gridCol w:w="1276"/>
      </w:tblGrid>
      <w:tr w:rsidR="00B11C9E" w:rsidRPr="00295975" w14:paraId="2D1D6589" w14:textId="77777777" w:rsidTr="00DD1F40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F6A86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FASE</w:t>
            </w:r>
          </w:p>
        </w:tc>
        <w:tc>
          <w:tcPr>
            <w:tcW w:w="5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65027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DA7DB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DB4D283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CFE9A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ID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503EDF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8E48D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2B2A5D9B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CA48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Descrizione Operazione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0F768" w14:textId="6113FAB4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  <w:r w:rsidR="0003259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 xml:space="preserve">Estrazione da Takeout Google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03050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311E0B18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5D668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Script/Comando Principale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F181D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D038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34B74072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C6D82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File Coinvolti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2139B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6F30E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0F02254B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01F84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Origine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5FD71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8C6DE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52B5E35E" w14:textId="77777777" w:rsidTr="00DD1F40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D5E6C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Directory di Destinazione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C4D91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8A8F1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  <w:tr w:rsidR="00B11C9E" w:rsidRPr="00295975" w14:paraId="6EA163C4" w14:textId="77777777" w:rsidTr="00DD1F40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0615F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note</w:t>
            </w:r>
          </w:p>
        </w:tc>
        <w:tc>
          <w:tcPr>
            <w:tcW w:w="5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44A4A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2A505" w14:textId="77777777" w:rsidR="00B11C9E" w:rsidRPr="00295975" w:rsidRDefault="00B11C9E" w:rsidP="00DD1F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</w:pPr>
            <w:r w:rsidRPr="0029597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it-IT"/>
                <w14:ligatures w14:val="none"/>
              </w:rPr>
              <w:t> </w:t>
            </w:r>
          </w:p>
        </w:tc>
      </w:tr>
    </w:tbl>
    <w:p w14:paraId="6C0F8CF4" w14:textId="77777777" w:rsidR="00B11C9E" w:rsidRDefault="00B11C9E" w:rsidP="00324794"/>
    <w:p w14:paraId="47727D42" w14:textId="2A9C1CA3" w:rsidR="00324794" w:rsidRDefault="00712A5A" w:rsidP="00324794">
      <w:pPr>
        <w:rPr>
          <w:b/>
          <w:bCs/>
        </w:rPr>
      </w:pPr>
      <w:r>
        <w:t>Durante la creazione del sito, è stato usato il supporto di Gemini ed è stato per molto tempo e continuativo. Quindi si è presentato il caso di recuperare codice, che si è perso durante le migrazioni e pulizie. Per fare questo si ricorre alla sezione Attività, che risulta onerosa, trattare singola chat per trovare il blocco che contiene il codice da recuperare.</w:t>
      </w:r>
      <w:r>
        <w:br/>
        <w:t xml:space="preserve">Si ricorre all’estrazione di tutto il testo dell’attività </w:t>
      </w:r>
      <w:r w:rsidR="00202956">
        <w:t xml:space="preserve">di Gemini </w:t>
      </w:r>
      <w:r>
        <w:t>usando takeout</w:t>
      </w:r>
      <w:r w:rsidR="00202956">
        <w:t xml:space="preserve"> google.</w:t>
      </w:r>
      <w:r w:rsidR="00202956">
        <w:br/>
        <w:t>Si debbono scaricare dei file zip che sono prodotti da takeout sulla base della tipologia di documenti che si vogliono estrarre.</w:t>
      </w:r>
      <w:r w:rsidR="00202956">
        <w:br/>
        <w:t>Nel caso specifico si deseleziona tutte le tipologie e scorrendo seleziona solo:</w:t>
      </w:r>
      <w:r w:rsidR="00202956">
        <w:br/>
        <w:t xml:space="preserve"> “</w:t>
      </w:r>
      <w:r w:rsidR="00202956" w:rsidRPr="00202956">
        <w:rPr>
          <w:b/>
          <w:bCs/>
        </w:rPr>
        <w:t>Le mie attività "</w:t>
      </w:r>
    </w:p>
    <w:p w14:paraId="6AC78DF0" w14:textId="77777777" w:rsidR="008A49C5" w:rsidRDefault="00202956" w:rsidP="00324794">
      <w:pPr>
        <w:ind w:left="708"/>
      </w:pPr>
      <w:r>
        <w:t>in fondo a sinistra di questo riquadro seleziona il bottone</w:t>
      </w:r>
      <w:r w:rsidR="008A49C5">
        <w:t>:</w:t>
      </w:r>
    </w:p>
    <w:p w14:paraId="3775B165" w14:textId="6F09EC9F" w:rsidR="00324794" w:rsidRDefault="00202956" w:rsidP="00324794">
      <w:pPr>
        <w:ind w:left="708"/>
      </w:pPr>
      <w:r>
        <w:t xml:space="preserve"> “</w:t>
      </w:r>
      <w:r w:rsidRPr="00202956">
        <w:rPr>
          <w:b/>
          <w:bCs/>
        </w:rPr>
        <w:t>Più formati</w:t>
      </w:r>
      <w:r>
        <w:t>”</w:t>
      </w:r>
      <w:r w:rsidR="00324794" w:rsidRPr="00324794">
        <w:t xml:space="preserve"> </w:t>
      </w:r>
      <w:r w:rsidR="00324794">
        <w:t>nel blocco che si presenta, scegli:</w:t>
      </w:r>
    </w:p>
    <w:p w14:paraId="06D184B4" w14:textId="72074BDC" w:rsidR="00202956" w:rsidRDefault="00324794" w:rsidP="00324794">
      <w:pPr>
        <w:ind w:left="1416"/>
      </w:pPr>
      <w:r>
        <w:t>in</w:t>
      </w:r>
      <w:r w:rsidR="00202956">
        <w:t xml:space="preserve"> “</w:t>
      </w:r>
      <w:r w:rsidR="00202956" w:rsidRPr="00202956">
        <w:rPr>
          <w:b/>
          <w:bCs/>
        </w:rPr>
        <w:t>Record Attività</w:t>
      </w:r>
      <w:r w:rsidR="00202956">
        <w:t>” il formato “</w:t>
      </w:r>
      <w:r w:rsidR="00202956" w:rsidRPr="00202956">
        <w:rPr>
          <w:b/>
          <w:bCs/>
        </w:rPr>
        <w:t>json</w:t>
      </w:r>
      <w:r w:rsidR="00202956" w:rsidRPr="00202956">
        <w:t>”</w:t>
      </w:r>
      <w:r>
        <w:t xml:space="preserve"> </w:t>
      </w:r>
      <w:r w:rsidR="00202956">
        <w:t xml:space="preserve"> e non html</w:t>
      </w:r>
      <w:r>
        <w:t xml:space="preserve"> e poi premi </w:t>
      </w:r>
      <w:r>
        <w:rPr>
          <w:b/>
          <w:bCs/>
        </w:rPr>
        <w:t>OK</w:t>
      </w:r>
      <w:r w:rsidR="00202956">
        <w:t>.</w:t>
      </w:r>
    </w:p>
    <w:p w14:paraId="4AEA61BA" w14:textId="562C3A60" w:rsidR="00712A5A" w:rsidRDefault="00202956" w:rsidP="008A49C5">
      <w:pPr>
        <w:ind w:left="708"/>
      </w:pPr>
      <w:r>
        <w:t xml:space="preserve"> “</w:t>
      </w:r>
      <w:r w:rsidRPr="00202956">
        <w:rPr>
          <w:b/>
          <w:bCs/>
        </w:rPr>
        <w:t>Tutti i dati delle attività inclusi</w:t>
      </w:r>
      <w:r>
        <w:t>”</w:t>
      </w:r>
      <w:r w:rsidR="00324794">
        <w:t xml:space="preserve"> si apre la lista dei dati specifici che possiamo estrarre</w:t>
      </w:r>
      <w:r w:rsidR="008A49C5">
        <w:t>:</w:t>
      </w:r>
      <w:r w:rsidR="008A49C5">
        <w:br/>
      </w:r>
      <w:r w:rsidR="00324794">
        <w:t xml:space="preserve"> “</w:t>
      </w:r>
      <w:r w:rsidR="00324794" w:rsidRPr="008A49C5">
        <w:rPr>
          <w:b/>
          <w:bCs/>
        </w:rPr>
        <w:t>deselezionare tutti</w:t>
      </w:r>
      <w:r w:rsidR="00324794">
        <w:t xml:space="preserve">” </w:t>
      </w:r>
      <w:r w:rsidR="008A49C5">
        <w:br/>
      </w:r>
      <w:r w:rsidR="00324794">
        <w:t>e poi selezionare solo “</w:t>
      </w:r>
      <w:r w:rsidR="00324794" w:rsidRPr="00324794">
        <w:rPr>
          <w:b/>
          <w:bCs/>
        </w:rPr>
        <w:t>App Gemini</w:t>
      </w:r>
      <w:r w:rsidR="00324794">
        <w:t xml:space="preserve">” e premi </w:t>
      </w:r>
      <w:r w:rsidR="00324794" w:rsidRPr="008A49C5">
        <w:rPr>
          <w:b/>
          <w:bCs/>
        </w:rPr>
        <w:t>OK</w:t>
      </w:r>
      <w:r>
        <w:br/>
      </w:r>
    </w:p>
    <w:p w14:paraId="629427A5" w14:textId="581CC747" w:rsidR="008A49C5" w:rsidRDefault="008A49C5" w:rsidP="008A49C5">
      <w:r>
        <w:t>Fatto questa scelta, scorrete la pagina fino in fondo e selezionate il bottone azzurro “</w:t>
      </w:r>
      <w:r w:rsidRPr="008A49C5">
        <w:rPr>
          <w:b/>
          <w:bCs/>
        </w:rPr>
        <w:t>Passaggio successivo</w:t>
      </w:r>
      <w:r>
        <w:t>”</w:t>
      </w:r>
      <w:r>
        <w:br/>
      </w:r>
      <w:r>
        <w:br/>
        <w:t>Seleziona “</w:t>
      </w:r>
      <w:r w:rsidRPr="008A49C5">
        <w:rPr>
          <w:b/>
          <w:bCs/>
        </w:rPr>
        <w:t>Esporta una volta sola</w:t>
      </w:r>
      <w:r>
        <w:t>” e premi il bottone azzurro “</w:t>
      </w:r>
      <w:r w:rsidRPr="008A49C5">
        <w:rPr>
          <w:b/>
          <w:bCs/>
        </w:rPr>
        <w:t>Crea esportazione</w:t>
      </w:r>
      <w:r>
        <w:t xml:space="preserve">” </w:t>
      </w:r>
    </w:p>
    <w:p w14:paraId="2D3D6D28" w14:textId="286EB22D" w:rsidR="008A49C5" w:rsidRDefault="008A49C5" w:rsidP="008A49C5">
      <w:r>
        <w:t>A questo punto riceverete una mail che vi consente di arrivare alla pagina per scaricare il file zip che contiene i testi delle attività di Gemini.</w:t>
      </w:r>
    </w:p>
    <w:p w14:paraId="690C5A90" w14:textId="7E4BD4E2" w:rsidR="00727CF6" w:rsidRDefault="00727CF6" w:rsidP="00C52E1C">
      <w:pPr>
        <w:pStyle w:val="Titolo2"/>
      </w:pPr>
      <w:r>
        <w:br w:type="page"/>
      </w:r>
      <w:r w:rsidR="00C52E1C">
        <w:lastRenderedPageBreak/>
        <w:br/>
        <w:t>I programmi coinvolti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"/>
        <w:gridCol w:w="2352"/>
        <w:gridCol w:w="3008"/>
        <w:gridCol w:w="3799"/>
      </w:tblGrid>
      <w:tr w:rsidR="00727CF6" w:rsidRPr="00727CF6" w14:paraId="5DBEB27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8EF86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Tipo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9B860" w14:textId="77777777" w:rsidR="00727CF6" w:rsidRPr="00727CF6" w:rsidRDefault="00727CF6" w:rsidP="00727CF6">
            <w:pPr>
              <w:ind w:left="708"/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File (Mantenere)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32CC5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Ruolo nel Nuovo Flusso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B938A3" w14:textId="77777777" w:rsidR="00727CF6" w:rsidRPr="00727CF6" w:rsidRDefault="00727CF6" w:rsidP="00727CF6">
            <w:pPr>
              <w:ind w:left="708"/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Note sull'Aggiornamento</w:t>
            </w:r>
          </w:p>
        </w:tc>
      </w:tr>
      <w:tr w:rsidR="00727CF6" w:rsidRPr="00727CF6" w14:paraId="766BB04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12C69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.ps1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A1A64A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Convert_All.ps1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753F53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NUOVO Orchestratore: Controlla l'intera pipeline di conversione.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0B0FD8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Deve essere l'unico script che chiami gli altri componenti Python per la conversione DOCX.</w:t>
            </w:r>
          </w:p>
        </w:tc>
      </w:tr>
      <w:tr w:rsidR="00727CF6" w:rsidRPr="00727CF6" w14:paraId="39E6D0F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57ED7" w14:textId="03F1C2E5" w:rsidR="00727CF6" w:rsidRPr="00727CF6" w:rsidRDefault="00727CF6" w:rsidP="00727C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</w:t>
            </w:r>
            <w:r w:rsidRPr="00727CF6">
              <w:rPr>
                <w:sz w:val="20"/>
                <w:szCs w:val="20"/>
              </w:rPr>
              <w:t>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FADB0" w14:textId="77777777" w:rsidR="00727CF6" w:rsidRPr="00727CF6" w:rsidRDefault="00727CF6" w:rsidP="00727CF6">
            <w:pPr>
              <w:rPr>
                <w:sz w:val="20"/>
                <w:szCs w:val="20"/>
                <w:u w:val="single"/>
              </w:rPr>
            </w:pPr>
            <w:hyperlink r:id="rId17" w:tgtFrame="_blank" w:history="1">
              <w:r w:rsidRPr="00727CF6">
                <w:rPr>
                  <w:rStyle w:val="Collegamentoipertestuale"/>
                  <w:sz w:val="20"/>
                  <w:szCs w:val="20"/>
                </w:rPr>
                <w:t>extract_images.py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6F988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Estrae le immagini incorporate nel DOCX prima della conversione.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FF798C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Da mantenere. Chiamato da Convert_All.ps1.</w:t>
            </w:r>
          </w:p>
        </w:tc>
      </w:tr>
      <w:tr w:rsidR="00727CF6" w:rsidRPr="00727CF6" w14:paraId="6D905D8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B7D27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D30CF" w14:textId="77777777" w:rsidR="00727CF6" w:rsidRPr="00727CF6" w:rsidRDefault="00727CF6" w:rsidP="00727CF6">
            <w:pPr>
              <w:rPr>
                <w:sz w:val="20"/>
                <w:szCs w:val="20"/>
                <w:u w:val="single"/>
              </w:rPr>
            </w:pPr>
            <w:hyperlink r:id="rId18" w:tgtFrame="_blank" w:history="1">
              <w:r w:rsidRPr="00727CF6">
                <w:rPr>
                  <w:rStyle w:val="Collegamentoipertestuale"/>
                  <w:sz w:val="20"/>
                  <w:szCs w:val="20"/>
                </w:rPr>
                <w:t>post_process_html.py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667C4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Esegue la pulizia finale dell'HTML grezzo, lo splitta e genera i file JSON/HTML finali.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B799B4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Da mantenere. Chiamato da Convert_All.ps1.</w:t>
            </w:r>
          </w:p>
        </w:tc>
      </w:tr>
      <w:tr w:rsidR="00727CF6" w:rsidRPr="00727CF6" w14:paraId="3DDEB83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06399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.bat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D9CBE8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get_coords_from_img.bat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706FA1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Esegue l'estrazione delle coordinate GPS da una foto.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73FFE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Da mantenere. Necessario per il recupero delle coordinate LAT/LON.</w:t>
            </w:r>
          </w:p>
        </w:tc>
      </w:tr>
      <w:tr w:rsidR="00727CF6" w:rsidRPr="00727CF6" w14:paraId="228439F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DA74A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79A26" w14:textId="77777777" w:rsidR="00727CF6" w:rsidRPr="00727CF6" w:rsidRDefault="00727CF6" w:rsidP="00727CF6">
            <w:pPr>
              <w:rPr>
                <w:sz w:val="20"/>
                <w:szCs w:val="20"/>
                <w:u w:val="single"/>
              </w:rPr>
            </w:pPr>
            <w:hyperlink r:id="rId19" w:tgtFrame="_blank" w:history="1">
              <w:r w:rsidRPr="00727CF6">
                <w:rPr>
                  <w:rStyle w:val="Collegamentoipertestuale"/>
                  <w:sz w:val="20"/>
                  <w:szCs w:val="20"/>
                </w:rPr>
                <w:t>extract_gps.py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817C98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La logica Python per l'estrazione GPS.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95B66C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Da mantenere. Chiamato da get_coords_from_img.bat.</w:t>
            </w:r>
          </w:p>
        </w:tc>
      </w:tr>
      <w:tr w:rsidR="00727CF6" w:rsidRPr="00727CF6" w14:paraId="0B9AC96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B0350F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.bat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05E1D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add_template.bat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5733F6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Template per la creazione del nuovo script add_paginaxy.bat.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12B66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Da mantenere. Necessario come base di partenza.</w:t>
            </w:r>
          </w:p>
        </w:tc>
      </w:tr>
      <w:tr w:rsidR="00727CF6" w:rsidRPr="00727CF6" w14:paraId="789DC4A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2CB2EE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D937BD" w14:textId="77777777" w:rsidR="00727CF6" w:rsidRPr="00727CF6" w:rsidRDefault="00727CF6" w:rsidP="00727CF6">
            <w:pPr>
              <w:rPr>
                <w:sz w:val="20"/>
                <w:szCs w:val="20"/>
                <w:u w:val="single"/>
              </w:rPr>
            </w:pPr>
            <w:hyperlink r:id="rId20" w:tgtFrame="_blank" w:history="1">
              <w:r w:rsidRPr="00727CF6">
                <w:rPr>
                  <w:rStyle w:val="Collegamentoipertestuale"/>
                  <w:sz w:val="20"/>
                  <w:szCs w:val="20"/>
                </w:rPr>
                <w:t>add_page.py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3C4159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Lo script Python che aggiorna main.js e i file texts.json.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A3DE8F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Da mantenere e verificare (vedi sotto).</w:t>
            </w:r>
          </w:p>
        </w:tc>
      </w:tr>
      <w:tr w:rsidR="00727CF6" w:rsidRPr="00727CF6" w14:paraId="2B7C513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E170E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.bat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174C95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salvag.bat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19118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Utility di backup.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8842EC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Da mantenere. Essenziale per la sicurezza.</w:t>
            </w:r>
          </w:p>
        </w:tc>
      </w:tr>
      <w:tr w:rsidR="00727CF6" w:rsidRPr="00727CF6" w14:paraId="313A189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3AF7F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.bat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B08E27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update_json.bat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A4109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Script per il caricamento dei blocchi di testo nel JSON.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ADF26D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Da mantenere.</w:t>
            </w:r>
          </w:p>
        </w:tc>
      </w:tr>
      <w:tr w:rsidR="00727CF6" w:rsidRPr="00727CF6" w14:paraId="388EE1B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F10C9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3A903" w14:textId="77777777" w:rsidR="00727CF6" w:rsidRPr="00727CF6" w:rsidRDefault="00727CF6" w:rsidP="00727CF6">
            <w:pPr>
              <w:rPr>
                <w:sz w:val="20"/>
                <w:szCs w:val="20"/>
                <w:u w:val="single"/>
              </w:rPr>
            </w:pPr>
            <w:hyperlink r:id="rId21" w:tgtFrame="_blank" w:history="1">
              <w:r w:rsidRPr="00727CF6">
                <w:rPr>
                  <w:rStyle w:val="Collegamentoipertestuale"/>
                  <w:sz w:val="20"/>
                  <w:szCs w:val="20"/>
                </w:rPr>
                <w:t>json_updater.py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37C88F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La logica Python che modifica i JSON.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15E213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Da mantenere. Chiamato da update_json.bat.</w:t>
            </w:r>
          </w:p>
        </w:tc>
      </w:tr>
      <w:tr w:rsidR="00727CF6" w:rsidRPr="00727CF6" w14:paraId="2EE836B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76427C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.bat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16571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update_image.bat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D6416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Script per il caricamento delle chiavi immagine.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F57722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Da mantenere.</w:t>
            </w:r>
          </w:p>
        </w:tc>
      </w:tr>
      <w:tr w:rsidR="00727CF6" w:rsidRPr="00727CF6" w14:paraId="5E89D85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87920D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.py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ABD75" w14:textId="77777777" w:rsidR="00727CF6" w:rsidRPr="00727CF6" w:rsidRDefault="00727CF6" w:rsidP="00727CF6">
            <w:pPr>
              <w:rPr>
                <w:sz w:val="20"/>
                <w:szCs w:val="20"/>
                <w:u w:val="single"/>
              </w:rPr>
            </w:pPr>
            <w:hyperlink r:id="rId22" w:tgtFrame="_blank" w:history="1">
              <w:r w:rsidRPr="00727CF6">
                <w:rPr>
                  <w:rStyle w:val="Collegamentoipertestuale"/>
                  <w:sz w:val="20"/>
                  <w:szCs w:val="20"/>
                </w:rPr>
                <w:t>update_image_sources.py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32F4F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La logica Python che aggiorna le chiavi immagine.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AC2A3" w14:textId="77777777" w:rsidR="00727CF6" w:rsidRPr="00727CF6" w:rsidRDefault="00727CF6" w:rsidP="00727CF6">
            <w:pPr>
              <w:rPr>
                <w:sz w:val="20"/>
                <w:szCs w:val="20"/>
              </w:rPr>
            </w:pPr>
            <w:r w:rsidRPr="00727CF6">
              <w:rPr>
                <w:sz w:val="20"/>
                <w:szCs w:val="20"/>
              </w:rPr>
              <w:t>Da mantenere. Chiamato da update_image.bat.</w:t>
            </w:r>
          </w:p>
        </w:tc>
      </w:tr>
    </w:tbl>
    <w:p w14:paraId="17482D41" w14:textId="77777777" w:rsidR="008A49C5" w:rsidRPr="00712A5A" w:rsidRDefault="008A49C5" w:rsidP="008A49C5">
      <w:pPr>
        <w:ind w:left="708"/>
      </w:pPr>
    </w:p>
    <w:sectPr w:rsidR="008A49C5" w:rsidRPr="00712A5A">
      <w:headerReference w:type="default" r:id="rId23"/>
      <w:footerReference w:type="default" r:id="rId24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E1900" w14:textId="77777777" w:rsidR="00B65732" w:rsidRDefault="00B65732" w:rsidP="00411EA4">
      <w:pPr>
        <w:spacing w:after="0" w:line="240" w:lineRule="auto"/>
      </w:pPr>
      <w:r>
        <w:separator/>
      </w:r>
    </w:p>
  </w:endnote>
  <w:endnote w:type="continuationSeparator" w:id="0">
    <w:p w14:paraId="47C6988D" w14:textId="77777777" w:rsidR="00B65732" w:rsidRDefault="00B65732" w:rsidP="00411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iriam Mono CLM">
    <w:panose1 w:val="02000503000000000000"/>
    <w:charset w:val="B1"/>
    <w:family w:val="auto"/>
    <w:pitch w:val="variable"/>
    <w:sig w:usb0="80000803" w:usb1="50002802" w:usb2="00000000" w:usb3="00000000" w:csb0="0000002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A6BCE" w14:textId="77777777" w:rsidR="00714633" w:rsidRDefault="00714633">
    <w:pPr>
      <w:pStyle w:val="Pidipagina"/>
      <w:pPrChange w:id="774" w:author="Ruggero Rostirolla" w:date="2026-02-02T08:43:00Z" w16du:dateUtc="2026-02-02T07:43:00Z">
        <w:pPr>
          <w:pStyle w:val="TestonotaapidipaginaCarattere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48E97" w14:textId="77777777" w:rsidR="00B65732" w:rsidRDefault="00B65732" w:rsidP="00411EA4">
      <w:pPr>
        <w:spacing w:after="0" w:line="240" w:lineRule="auto"/>
      </w:pPr>
      <w:r>
        <w:separator/>
      </w:r>
    </w:p>
  </w:footnote>
  <w:footnote w:type="continuationSeparator" w:id="0">
    <w:p w14:paraId="204FCBF5" w14:textId="77777777" w:rsidR="00B65732" w:rsidRDefault="00B65732" w:rsidP="00411E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A735E" w14:textId="77777777" w:rsidR="00714633" w:rsidRDefault="00714633">
    <w:pPr>
      <w:pStyle w:val="Intestazione"/>
      <w:pPrChange w:id="773" w:author="Ruggero Rostirolla" w:date="2026-02-02T08:43:00Z" w16du:dateUtc="2026-02-02T07:43:00Z">
        <w:pPr>
          <w:pStyle w:val="Revisione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E4C"/>
    <w:multiLevelType w:val="multilevel"/>
    <w:tmpl w:val="3DDA42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30C1AD3"/>
    <w:multiLevelType w:val="multilevel"/>
    <w:tmpl w:val="AFB6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36D4A"/>
    <w:multiLevelType w:val="hybridMultilevel"/>
    <w:tmpl w:val="4BD000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B51B6"/>
    <w:multiLevelType w:val="multilevel"/>
    <w:tmpl w:val="FF9C9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834883"/>
    <w:multiLevelType w:val="hybridMultilevel"/>
    <w:tmpl w:val="216813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A5410"/>
    <w:multiLevelType w:val="multilevel"/>
    <w:tmpl w:val="041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F3235F5"/>
    <w:multiLevelType w:val="hybridMultilevel"/>
    <w:tmpl w:val="8440052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4A4E01"/>
    <w:multiLevelType w:val="multilevel"/>
    <w:tmpl w:val="9536C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C34576"/>
    <w:multiLevelType w:val="multilevel"/>
    <w:tmpl w:val="FD4E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935F89"/>
    <w:multiLevelType w:val="hybridMultilevel"/>
    <w:tmpl w:val="C3C01E14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60F3F"/>
    <w:multiLevelType w:val="hybridMultilevel"/>
    <w:tmpl w:val="1E66826C"/>
    <w:lvl w:ilvl="0" w:tplc="25AA4C7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9E20F3"/>
    <w:multiLevelType w:val="hybridMultilevel"/>
    <w:tmpl w:val="881632F6"/>
    <w:lvl w:ilvl="0" w:tplc="B5D89C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FE4D0A"/>
    <w:multiLevelType w:val="multilevel"/>
    <w:tmpl w:val="99DC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111B2"/>
    <w:multiLevelType w:val="multilevel"/>
    <w:tmpl w:val="B9404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21657A"/>
    <w:multiLevelType w:val="multilevel"/>
    <w:tmpl w:val="A058B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BB66F5"/>
    <w:multiLevelType w:val="multilevel"/>
    <w:tmpl w:val="2FF6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451BA"/>
    <w:multiLevelType w:val="hybridMultilevel"/>
    <w:tmpl w:val="3384B766"/>
    <w:lvl w:ilvl="0" w:tplc="9F0ADAA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B97596"/>
    <w:multiLevelType w:val="hybridMultilevel"/>
    <w:tmpl w:val="698A5438"/>
    <w:lvl w:ilvl="0" w:tplc="56F68BA6">
      <w:start w:val="1"/>
      <w:numFmt w:val="upperLetter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560F7C"/>
    <w:multiLevelType w:val="hybridMultilevel"/>
    <w:tmpl w:val="7944ACD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773A71"/>
    <w:multiLevelType w:val="hybridMultilevel"/>
    <w:tmpl w:val="25B280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E2603E"/>
    <w:multiLevelType w:val="hybridMultilevel"/>
    <w:tmpl w:val="C65E97AA"/>
    <w:lvl w:ilvl="0" w:tplc="1C2AE1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3369F3"/>
    <w:multiLevelType w:val="hybridMultilevel"/>
    <w:tmpl w:val="D5C0A6FC"/>
    <w:lvl w:ilvl="0" w:tplc="B5D89C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1A7C6A"/>
    <w:multiLevelType w:val="hybridMultilevel"/>
    <w:tmpl w:val="8970033C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091BCB"/>
    <w:multiLevelType w:val="hybridMultilevel"/>
    <w:tmpl w:val="D56648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42A24"/>
    <w:multiLevelType w:val="hybridMultilevel"/>
    <w:tmpl w:val="93525A42"/>
    <w:lvl w:ilvl="0" w:tplc="B5D89C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885CE8"/>
    <w:multiLevelType w:val="hybridMultilevel"/>
    <w:tmpl w:val="EB20DB46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4A5C0296"/>
    <w:multiLevelType w:val="multilevel"/>
    <w:tmpl w:val="041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4F680F7C"/>
    <w:multiLevelType w:val="hybridMultilevel"/>
    <w:tmpl w:val="9438BD2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A343BF"/>
    <w:multiLevelType w:val="hybridMultilevel"/>
    <w:tmpl w:val="8AFED170"/>
    <w:lvl w:ilvl="0" w:tplc="1C2AE1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EB09D0"/>
    <w:multiLevelType w:val="hybridMultilevel"/>
    <w:tmpl w:val="20F25B6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502382"/>
    <w:multiLevelType w:val="hybridMultilevel"/>
    <w:tmpl w:val="BE16F0B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D0442F"/>
    <w:multiLevelType w:val="hybridMultilevel"/>
    <w:tmpl w:val="EB20DB4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27268B8"/>
    <w:multiLevelType w:val="hybridMultilevel"/>
    <w:tmpl w:val="F0F483FA"/>
    <w:lvl w:ilvl="0" w:tplc="741E16A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B81CD6"/>
    <w:multiLevelType w:val="hybridMultilevel"/>
    <w:tmpl w:val="062E50A6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3025AD"/>
    <w:multiLevelType w:val="hybridMultilevel"/>
    <w:tmpl w:val="AB78B640"/>
    <w:lvl w:ilvl="0" w:tplc="B5D89C36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9F533F"/>
    <w:multiLevelType w:val="hybridMultilevel"/>
    <w:tmpl w:val="A57AD872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80478562">
    <w:abstractNumId w:val="33"/>
  </w:num>
  <w:num w:numId="2" w16cid:durableId="969479896">
    <w:abstractNumId w:val="6"/>
  </w:num>
  <w:num w:numId="3" w16cid:durableId="370767655">
    <w:abstractNumId w:val="29"/>
  </w:num>
  <w:num w:numId="4" w16cid:durableId="286205248">
    <w:abstractNumId w:val="17"/>
  </w:num>
  <w:num w:numId="5" w16cid:durableId="1531719559">
    <w:abstractNumId w:val="9"/>
  </w:num>
  <w:num w:numId="6" w16cid:durableId="1545216957">
    <w:abstractNumId w:val="22"/>
  </w:num>
  <w:num w:numId="7" w16cid:durableId="1955138582">
    <w:abstractNumId w:val="35"/>
  </w:num>
  <w:num w:numId="8" w16cid:durableId="1414742361">
    <w:abstractNumId w:val="16"/>
  </w:num>
  <w:num w:numId="9" w16cid:durableId="1319964491">
    <w:abstractNumId w:val="28"/>
  </w:num>
  <w:num w:numId="10" w16cid:durableId="1797068138">
    <w:abstractNumId w:val="20"/>
  </w:num>
  <w:num w:numId="11" w16cid:durableId="324404185">
    <w:abstractNumId w:val="30"/>
  </w:num>
  <w:num w:numId="12" w16cid:durableId="1306862141">
    <w:abstractNumId w:val="0"/>
  </w:num>
  <w:num w:numId="13" w16cid:durableId="744569080">
    <w:abstractNumId w:val="27"/>
  </w:num>
  <w:num w:numId="14" w16cid:durableId="1200971122">
    <w:abstractNumId w:val="3"/>
  </w:num>
  <w:num w:numId="15" w16cid:durableId="1957365658">
    <w:abstractNumId w:val="13"/>
  </w:num>
  <w:num w:numId="16" w16cid:durableId="1228569266">
    <w:abstractNumId w:val="31"/>
  </w:num>
  <w:num w:numId="17" w16cid:durableId="179438357">
    <w:abstractNumId w:val="25"/>
  </w:num>
  <w:num w:numId="18" w16cid:durableId="1473861412">
    <w:abstractNumId w:val="1"/>
  </w:num>
  <w:num w:numId="19" w16cid:durableId="1120612765">
    <w:abstractNumId w:val="5"/>
  </w:num>
  <w:num w:numId="20" w16cid:durableId="1598631797">
    <w:abstractNumId w:val="26"/>
  </w:num>
  <w:num w:numId="21" w16cid:durableId="1025716222">
    <w:abstractNumId w:val="34"/>
  </w:num>
  <w:num w:numId="22" w16cid:durableId="1275746263">
    <w:abstractNumId w:val="19"/>
  </w:num>
  <w:num w:numId="23" w16cid:durableId="80876078">
    <w:abstractNumId w:val="18"/>
  </w:num>
  <w:num w:numId="24" w16cid:durableId="1683782562">
    <w:abstractNumId w:val="24"/>
  </w:num>
  <w:num w:numId="25" w16cid:durableId="1690181268">
    <w:abstractNumId w:val="23"/>
  </w:num>
  <w:num w:numId="26" w16cid:durableId="1156148946">
    <w:abstractNumId w:val="21"/>
  </w:num>
  <w:num w:numId="27" w16cid:durableId="2084570833">
    <w:abstractNumId w:val="2"/>
  </w:num>
  <w:num w:numId="28" w16cid:durableId="712079951">
    <w:abstractNumId w:val="4"/>
  </w:num>
  <w:num w:numId="29" w16cid:durableId="1228951504">
    <w:abstractNumId w:val="11"/>
  </w:num>
  <w:num w:numId="30" w16cid:durableId="1685015817">
    <w:abstractNumId w:val="10"/>
  </w:num>
  <w:num w:numId="31" w16cid:durableId="407843482">
    <w:abstractNumId w:val="32"/>
  </w:num>
  <w:num w:numId="32" w16cid:durableId="2108309829">
    <w:abstractNumId w:val="8"/>
  </w:num>
  <w:num w:numId="33" w16cid:durableId="1116827795">
    <w:abstractNumId w:val="12"/>
  </w:num>
  <w:num w:numId="34" w16cid:durableId="2052076771">
    <w:abstractNumId w:val="7"/>
  </w:num>
  <w:num w:numId="35" w16cid:durableId="436828772">
    <w:abstractNumId w:val="15"/>
  </w:num>
  <w:num w:numId="36" w16cid:durableId="2024168447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uggero Rostirolla">
    <w15:presenceInfo w15:providerId="Windows Live" w15:userId="4583d44d18129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C3"/>
    <w:rsid w:val="00014C61"/>
    <w:rsid w:val="000172E0"/>
    <w:rsid w:val="000211EC"/>
    <w:rsid w:val="00024D0A"/>
    <w:rsid w:val="00032592"/>
    <w:rsid w:val="000460E5"/>
    <w:rsid w:val="0007510F"/>
    <w:rsid w:val="00081A68"/>
    <w:rsid w:val="00095D9D"/>
    <w:rsid w:val="000B7708"/>
    <w:rsid w:val="000C46C1"/>
    <w:rsid w:val="000D01B4"/>
    <w:rsid w:val="000F2388"/>
    <w:rsid w:val="000F3BFF"/>
    <w:rsid w:val="00110F6A"/>
    <w:rsid w:val="00130000"/>
    <w:rsid w:val="00133826"/>
    <w:rsid w:val="00143404"/>
    <w:rsid w:val="00174AC4"/>
    <w:rsid w:val="001D40E1"/>
    <w:rsid w:val="00202956"/>
    <w:rsid w:val="0020707E"/>
    <w:rsid w:val="00207D38"/>
    <w:rsid w:val="002109C0"/>
    <w:rsid w:val="00283784"/>
    <w:rsid w:val="002851B4"/>
    <w:rsid w:val="00295199"/>
    <w:rsid w:val="00295975"/>
    <w:rsid w:val="002A44ED"/>
    <w:rsid w:val="002C486E"/>
    <w:rsid w:val="002F0476"/>
    <w:rsid w:val="002F2C1F"/>
    <w:rsid w:val="002F6290"/>
    <w:rsid w:val="00320190"/>
    <w:rsid w:val="00324794"/>
    <w:rsid w:val="0032785A"/>
    <w:rsid w:val="003433B8"/>
    <w:rsid w:val="0034581B"/>
    <w:rsid w:val="00351F81"/>
    <w:rsid w:val="0037769E"/>
    <w:rsid w:val="003839BB"/>
    <w:rsid w:val="003859D5"/>
    <w:rsid w:val="003A36FA"/>
    <w:rsid w:val="003A38E6"/>
    <w:rsid w:val="003C11D8"/>
    <w:rsid w:val="003D5644"/>
    <w:rsid w:val="003D75A7"/>
    <w:rsid w:val="00411EA4"/>
    <w:rsid w:val="00414B8B"/>
    <w:rsid w:val="004150F6"/>
    <w:rsid w:val="004160AE"/>
    <w:rsid w:val="00444645"/>
    <w:rsid w:val="00445ED7"/>
    <w:rsid w:val="00456EE3"/>
    <w:rsid w:val="00465EC1"/>
    <w:rsid w:val="00473673"/>
    <w:rsid w:val="0047513D"/>
    <w:rsid w:val="004A1BE9"/>
    <w:rsid w:val="004C5CAB"/>
    <w:rsid w:val="004D5FA3"/>
    <w:rsid w:val="004D6C51"/>
    <w:rsid w:val="004E1550"/>
    <w:rsid w:val="004F5004"/>
    <w:rsid w:val="00502B90"/>
    <w:rsid w:val="00562E78"/>
    <w:rsid w:val="0056558B"/>
    <w:rsid w:val="005714E2"/>
    <w:rsid w:val="00571EF0"/>
    <w:rsid w:val="0057498D"/>
    <w:rsid w:val="005768C3"/>
    <w:rsid w:val="00587A92"/>
    <w:rsid w:val="005961E8"/>
    <w:rsid w:val="005A218C"/>
    <w:rsid w:val="005D05F7"/>
    <w:rsid w:val="005E1C7C"/>
    <w:rsid w:val="005F0B13"/>
    <w:rsid w:val="0060206E"/>
    <w:rsid w:val="00613B7A"/>
    <w:rsid w:val="00623D10"/>
    <w:rsid w:val="0063763F"/>
    <w:rsid w:val="00640D20"/>
    <w:rsid w:val="00652250"/>
    <w:rsid w:val="00674B84"/>
    <w:rsid w:val="0068196E"/>
    <w:rsid w:val="00685F9E"/>
    <w:rsid w:val="006A0D6B"/>
    <w:rsid w:val="006B5C6A"/>
    <w:rsid w:val="006C226D"/>
    <w:rsid w:val="006C422E"/>
    <w:rsid w:val="006D21B8"/>
    <w:rsid w:val="006D3513"/>
    <w:rsid w:val="006D3EFC"/>
    <w:rsid w:val="007126C7"/>
    <w:rsid w:val="00712A5A"/>
    <w:rsid w:val="00714633"/>
    <w:rsid w:val="00715248"/>
    <w:rsid w:val="00724FE0"/>
    <w:rsid w:val="00727CF6"/>
    <w:rsid w:val="007335BF"/>
    <w:rsid w:val="00734A1C"/>
    <w:rsid w:val="00734D32"/>
    <w:rsid w:val="00743422"/>
    <w:rsid w:val="00743EDB"/>
    <w:rsid w:val="00751F7E"/>
    <w:rsid w:val="00752B8A"/>
    <w:rsid w:val="00753B51"/>
    <w:rsid w:val="0076518D"/>
    <w:rsid w:val="00770D34"/>
    <w:rsid w:val="007B495B"/>
    <w:rsid w:val="007C0FF3"/>
    <w:rsid w:val="007E4BC3"/>
    <w:rsid w:val="007F298A"/>
    <w:rsid w:val="007F7630"/>
    <w:rsid w:val="0081507A"/>
    <w:rsid w:val="00824185"/>
    <w:rsid w:val="00843DEF"/>
    <w:rsid w:val="008614F6"/>
    <w:rsid w:val="00862761"/>
    <w:rsid w:val="00876E7F"/>
    <w:rsid w:val="00877ACC"/>
    <w:rsid w:val="00891A4E"/>
    <w:rsid w:val="008A2CFA"/>
    <w:rsid w:val="008A326E"/>
    <w:rsid w:val="008A49C5"/>
    <w:rsid w:val="008A59AB"/>
    <w:rsid w:val="008B59AA"/>
    <w:rsid w:val="008C5EA8"/>
    <w:rsid w:val="008D055F"/>
    <w:rsid w:val="008F0333"/>
    <w:rsid w:val="008F70F6"/>
    <w:rsid w:val="0091065D"/>
    <w:rsid w:val="009133E6"/>
    <w:rsid w:val="00923156"/>
    <w:rsid w:val="00925B17"/>
    <w:rsid w:val="00931E6B"/>
    <w:rsid w:val="00945FF2"/>
    <w:rsid w:val="00955C67"/>
    <w:rsid w:val="00981F41"/>
    <w:rsid w:val="00993D6E"/>
    <w:rsid w:val="009942B6"/>
    <w:rsid w:val="009A43FA"/>
    <w:rsid w:val="009A4A98"/>
    <w:rsid w:val="009B32A0"/>
    <w:rsid w:val="009C5A05"/>
    <w:rsid w:val="009C5FDA"/>
    <w:rsid w:val="009D04DF"/>
    <w:rsid w:val="009F5216"/>
    <w:rsid w:val="00A02D05"/>
    <w:rsid w:val="00A07666"/>
    <w:rsid w:val="00A65FED"/>
    <w:rsid w:val="00A910DC"/>
    <w:rsid w:val="00A955B5"/>
    <w:rsid w:val="00AB1DE0"/>
    <w:rsid w:val="00AC1070"/>
    <w:rsid w:val="00AD24FD"/>
    <w:rsid w:val="00AE2514"/>
    <w:rsid w:val="00AE7BE1"/>
    <w:rsid w:val="00AF6791"/>
    <w:rsid w:val="00B1031E"/>
    <w:rsid w:val="00B11C9E"/>
    <w:rsid w:val="00B31481"/>
    <w:rsid w:val="00B559DE"/>
    <w:rsid w:val="00B562E6"/>
    <w:rsid w:val="00B617CC"/>
    <w:rsid w:val="00B65732"/>
    <w:rsid w:val="00B7467B"/>
    <w:rsid w:val="00B85D29"/>
    <w:rsid w:val="00B86053"/>
    <w:rsid w:val="00B95620"/>
    <w:rsid w:val="00BD7E76"/>
    <w:rsid w:val="00C00B07"/>
    <w:rsid w:val="00C037BD"/>
    <w:rsid w:val="00C03B97"/>
    <w:rsid w:val="00C2015B"/>
    <w:rsid w:val="00C2273C"/>
    <w:rsid w:val="00C40EE2"/>
    <w:rsid w:val="00C45904"/>
    <w:rsid w:val="00C4621F"/>
    <w:rsid w:val="00C52E1C"/>
    <w:rsid w:val="00C545F0"/>
    <w:rsid w:val="00C63A16"/>
    <w:rsid w:val="00C92364"/>
    <w:rsid w:val="00CA21C2"/>
    <w:rsid w:val="00CA23DE"/>
    <w:rsid w:val="00CA3129"/>
    <w:rsid w:val="00CB3665"/>
    <w:rsid w:val="00CB4D2E"/>
    <w:rsid w:val="00CC1120"/>
    <w:rsid w:val="00CE6FF7"/>
    <w:rsid w:val="00CE721E"/>
    <w:rsid w:val="00D0639C"/>
    <w:rsid w:val="00D40797"/>
    <w:rsid w:val="00D463FF"/>
    <w:rsid w:val="00D47D7E"/>
    <w:rsid w:val="00D513D6"/>
    <w:rsid w:val="00D86B84"/>
    <w:rsid w:val="00D91373"/>
    <w:rsid w:val="00DB2287"/>
    <w:rsid w:val="00DC0FD4"/>
    <w:rsid w:val="00DC2390"/>
    <w:rsid w:val="00DD1F40"/>
    <w:rsid w:val="00DE2FB6"/>
    <w:rsid w:val="00DE4878"/>
    <w:rsid w:val="00E0010D"/>
    <w:rsid w:val="00E0059F"/>
    <w:rsid w:val="00E03CF0"/>
    <w:rsid w:val="00E22770"/>
    <w:rsid w:val="00E377BD"/>
    <w:rsid w:val="00E43763"/>
    <w:rsid w:val="00E47DFB"/>
    <w:rsid w:val="00E51F8C"/>
    <w:rsid w:val="00E72A8A"/>
    <w:rsid w:val="00E73447"/>
    <w:rsid w:val="00E90185"/>
    <w:rsid w:val="00E905AD"/>
    <w:rsid w:val="00E969FD"/>
    <w:rsid w:val="00EA0828"/>
    <w:rsid w:val="00EB3499"/>
    <w:rsid w:val="00EF4E97"/>
    <w:rsid w:val="00EF7F2C"/>
    <w:rsid w:val="00F049E6"/>
    <w:rsid w:val="00F10900"/>
    <w:rsid w:val="00F11B4E"/>
    <w:rsid w:val="00F22A4E"/>
    <w:rsid w:val="00F35C05"/>
    <w:rsid w:val="00F516F2"/>
    <w:rsid w:val="00F5670A"/>
    <w:rsid w:val="00F57AA3"/>
    <w:rsid w:val="00F650FD"/>
    <w:rsid w:val="00F65639"/>
    <w:rsid w:val="00F743B1"/>
    <w:rsid w:val="00F743F8"/>
    <w:rsid w:val="00F75C9C"/>
    <w:rsid w:val="00F926F5"/>
    <w:rsid w:val="00F93130"/>
    <w:rsid w:val="00FA4789"/>
    <w:rsid w:val="00FB60F5"/>
    <w:rsid w:val="00FC13FD"/>
    <w:rsid w:val="00FD287B"/>
    <w:rsid w:val="00FE12D5"/>
    <w:rsid w:val="00FE53ED"/>
    <w:rsid w:val="00FF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43AFA"/>
  <w15:chartTrackingRefBased/>
  <w15:docId w15:val="{7CFCB589-E85A-4F11-91C3-FFE11C40E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76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76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576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576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714633"/>
    <w:pPr>
      <w:keepNext/>
      <w:keepLines/>
      <w:spacing w:before="80" w:after="40"/>
      <w:outlineLvl w:val="4"/>
      <w:pPrChange w:id="0" w:author="Ruggero Rostirolla" w:date="2026-02-02T08:43:00Z">
        <w:pPr>
          <w:keepNext/>
          <w:keepLines/>
          <w:spacing w:before="80" w:after="40" w:line="278" w:lineRule="auto"/>
          <w:outlineLvl w:val="4"/>
        </w:pPr>
      </w:pPrChange>
    </w:pPr>
    <w:rPr>
      <w:rFonts w:eastAsiaTheme="majorEastAsia" w:cstheme="majorBidi"/>
      <w:color w:val="0F4761" w:themeColor="accent1" w:themeShade="BF"/>
      <w:rPrChange w:id="0" w:author="Ruggero Rostirolla" w:date="2026-02-02T08:43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it-IT" w:eastAsia="en-US" w:bidi="ar-SA"/>
          <w14:ligatures w14:val="standardContextual"/>
        </w:rPr>
      </w:rPrChange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76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76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76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76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  <w:rsid w:val="00714633"/>
    <w:rPr>
      <w:rPrChange w:id="1" w:author="Ruggero Rostirolla" w:date="2026-02-02T08:43:00Z">
        <w:rPr/>
      </w:rPrChange>
    </w:rPr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76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76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576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5768C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sid w:val="005768C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768C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768C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768C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768C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76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76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76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76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76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768C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768C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768C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76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768C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768C3"/>
    <w:rPr>
      <w:b/>
      <w:bCs/>
      <w:smallCaps/>
      <w:color w:val="0F4761" w:themeColor="accent1" w:themeShade="BF"/>
      <w:spacing w:val="5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FE53E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FE53ED"/>
    <w:rPr>
      <w:rFonts w:ascii="Consolas" w:hAnsi="Consolas"/>
      <w:sz w:val="20"/>
      <w:szCs w:val="20"/>
    </w:rPr>
  </w:style>
  <w:style w:type="character" w:styleId="Collegamentoipertestuale">
    <w:name w:val="Hyperlink"/>
    <w:basedOn w:val="Carpredefinitoparagrafo"/>
    <w:uiPriority w:val="99"/>
    <w:unhideWhenUsed/>
    <w:rsid w:val="00B86053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86053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semiHidden/>
    <w:unhideWhenUsed/>
    <w:rsid w:val="00C00B07"/>
    <w:rPr>
      <w:rFonts w:ascii="Times New Roman" w:hAnsi="Times New Roman" w:cs="Times New Roman"/>
    </w:rPr>
  </w:style>
  <w:style w:type="table" w:styleId="Grigliatabella">
    <w:name w:val="Table Grid"/>
    <w:basedOn w:val="Tabellanormale"/>
    <w:uiPriority w:val="39"/>
    <w:rsid w:val="00295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e">
    <w:name w:val="Revision"/>
    <w:hidden/>
    <w:uiPriority w:val="99"/>
    <w:semiHidden/>
    <w:rsid w:val="00411EA4"/>
    <w:pPr>
      <w:spacing w:after="0" w:line="240" w:lineRule="auto"/>
    </w:p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411EA4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411EA4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411EA4"/>
    <w:rPr>
      <w:vertAlign w:val="superscript"/>
    </w:rPr>
  </w:style>
  <w:style w:type="character" w:styleId="Collegamentovisitato">
    <w:name w:val="FollowedHyperlink"/>
    <w:basedOn w:val="Carpredefinitoparagrafo"/>
    <w:uiPriority w:val="99"/>
    <w:semiHidden/>
    <w:unhideWhenUsed/>
    <w:rsid w:val="009A4A98"/>
    <w:rPr>
      <w:color w:val="96607D" w:themeColor="followed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71463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14633"/>
  </w:style>
  <w:style w:type="paragraph" w:styleId="Pidipagina">
    <w:name w:val="footer"/>
    <w:basedOn w:val="Normale"/>
    <w:link w:val="PidipaginaCarattere"/>
    <w:uiPriority w:val="99"/>
    <w:unhideWhenUsed/>
    <w:rsid w:val="0071463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146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xts@20251126_013936.json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://post_process_html.py" TargetMode="Externa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://json_updater.py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://extract_images.py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://add_page.p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yperlink" Target="http://extract_gps.p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://update_image_sources.py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4579B9-2056-4D93-B25E-8E317BD3E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8600</TotalTime>
  <Pages>33</Pages>
  <Words>6618</Words>
  <Characters>37723</Characters>
  <Application>Microsoft Office Word</Application>
  <DocSecurity>0</DocSecurity>
  <Lines>314</Lines>
  <Paragraphs>88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cp:lastPrinted>2025-11-20T22:24:00Z</cp:lastPrinted>
  <dcterms:created xsi:type="dcterms:W3CDTF">2025-11-10T23:43:00Z</dcterms:created>
  <dcterms:modified xsi:type="dcterms:W3CDTF">2026-02-02T07:48:00Z</dcterms:modified>
</cp:coreProperties>
</file>